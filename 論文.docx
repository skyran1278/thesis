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45261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452620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8pt;height:19.9pt" o:ole="">
            <v:imagedata r:id="rId13" o:title=""/>
          </v:shape>
          <o:OLEObject Type="Embed" ProgID="Equation.DSMT4" ShapeID="_x0000_i1027" DrawAspect="Content" ObjectID="_1621452621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25pt" o:ole="">
            <v:imagedata r:id="rId15" o:title=""/>
          </v:shape>
          <o:OLEObject Type="Embed" ProgID="Equation.DSMT4" ShapeID="_x0000_i1028" DrawAspect="Content" ObjectID="_1621452622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8pt;height:19.9pt" o:ole="">
            <v:imagedata r:id="rId17" o:title=""/>
          </v:shape>
          <o:OLEObject Type="Embed" ProgID="Equation.DSMT4" ShapeID="_x0000_i1029" DrawAspect="Content" ObjectID="_1621452623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2pt;height:16.65pt" o:ole="">
            <v:imagedata r:id="rId19" o:title=""/>
          </v:shape>
          <o:OLEObject Type="Embed" ProgID="Equation.DSMT4" ShapeID="_x0000_i1030" DrawAspect="Content" ObjectID="_1621452624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452625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2pt;height:11.3pt" o:ole="">
            <v:imagedata r:id="rId24" o:title=""/>
          </v:shape>
          <o:OLEObject Type="Embed" ProgID="Equation.DSMT4" ShapeID="_x0000_i1032" DrawAspect="Content" ObjectID="_1621452626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3pt;height:43pt" o:ole="">
            <v:imagedata r:id="rId26" o:title=""/>
          </v:shape>
          <o:OLEObject Type="Embed" ProgID="Equation.DSMT4" ShapeID="_x0000_i1033" DrawAspect="Content" ObjectID="_1621452627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3pt;height:13.95pt" o:ole="">
            <v:imagedata r:id="rId28" o:title=""/>
          </v:shape>
          <o:OLEObject Type="Embed" ProgID="Equation.DSMT4" ShapeID="_x0000_i1034" DrawAspect="Content" ObjectID="_1621452628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65pt;height:22.05pt" o:ole="">
            <v:imagedata r:id="rId30" o:title=""/>
          </v:shape>
          <o:OLEObject Type="Embed" ProgID="Equation.DSMT4" ShapeID="_x0000_i1035" DrawAspect="Content" ObjectID="_1621452629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2.05pt" o:ole="">
            <v:imagedata r:id="rId32" o:title=""/>
          </v:shape>
          <o:OLEObject Type="Embed" ProgID="Equation.DSMT4" ShapeID="_x0000_i1036" DrawAspect="Content" ObjectID="_1621452630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2pt;height:13.95pt" o:ole="">
            <v:imagedata r:id="rId34" o:title=""/>
          </v:shape>
          <o:OLEObject Type="Embed" ProgID="Equation.DSMT4" ShapeID="_x0000_i1037" DrawAspect="Content" ObjectID="_1621452631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.2pt;height:18.8pt" o:ole="">
            <v:imagedata r:id="rId36" o:title=""/>
          </v:shape>
          <o:OLEObject Type="Embed" ProgID="Equation.DSMT4" ShapeID="_x0000_i1038" DrawAspect="Content" ObjectID="_1621452632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5pt;height:36.55pt" o:ole="">
            <v:imagedata r:id="rId38" o:title=""/>
          </v:shape>
          <o:OLEObject Type="Embed" ProgID="Equation.DSMT4" ShapeID="_x0000_i1039" DrawAspect="Content" ObjectID="_1621452633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7pt;height:18.8pt" o:ole="">
            <v:imagedata r:id="rId40" o:title=""/>
          </v:shape>
          <o:OLEObject Type="Embed" ProgID="Equation.DSMT4" ShapeID="_x0000_i1040" DrawAspect="Content" ObjectID="_1621452634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.15pt;height:18.8pt" o:ole="">
            <v:imagedata r:id="rId42" o:title=""/>
          </v:shape>
          <o:OLEObject Type="Embed" ProgID="Equation.DSMT4" ShapeID="_x0000_i1041" DrawAspect="Content" ObjectID="_1621452635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4pt;height:18.8pt" o:ole="">
            <v:imagedata r:id="rId44" o:title=""/>
          </v:shape>
          <o:OLEObject Type="Embed" ProgID="Equation.DSMT4" ShapeID="_x0000_i1042" DrawAspect="Content" ObjectID="_1621452636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5pt;height:18.8pt" o:ole="">
            <v:imagedata r:id="rId46" o:title=""/>
          </v:shape>
          <o:OLEObject Type="Embed" ProgID="Equation.DSMT4" ShapeID="_x0000_i1043" DrawAspect="Content" ObjectID="_1621452637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8.8pt" o:ole="">
            <v:imagedata r:id="rId48" o:title=""/>
          </v:shape>
          <o:OLEObject Type="Embed" ProgID="Equation.DSMT4" ShapeID="_x0000_i1044" DrawAspect="Content" ObjectID="_1621452638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8.8pt" o:ole="">
            <v:imagedata r:id="rId50" o:title=""/>
          </v:shape>
          <o:OLEObject Type="Embed" ProgID="Equation.DSMT4" ShapeID="_x0000_i1045" DrawAspect="Content" ObjectID="_1621452639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pt;height:36.55pt" o:ole="">
            <v:imagedata r:id="rId52" o:title=""/>
          </v:shape>
          <o:OLEObject Type="Embed" ProgID="Equation.DSMT4" ShapeID="_x0000_i1046" DrawAspect="Content" ObjectID="_1621452640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9pt;height:18.8pt" o:ole="">
            <v:imagedata r:id="rId54" o:title=""/>
          </v:shape>
          <o:OLEObject Type="Embed" ProgID="Equation.DSMT4" ShapeID="_x0000_i1047" DrawAspect="Content" ObjectID="_1621452641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39.75pt;height:18.8pt" o:ole="">
            <v:imagedata r:id="rId56" o:title=""/>
          </v:shape>
          <o:OLEObject Type="Embed" ProgID="Equation.DSMT4" ShapeID="_x0000_i1048" DrawAspect="Content" ObjectID="_1621452642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5.95pt;height:48.9pt" o:ole="">
            <v:imagedata r:id="rId58" o:title=""/>
          </v:shape>
          <o:OLEObject Type="Embed" ProgID="Equation.DSMT4" ShapeID="_x0000_i1049" DrawAspect="Content" ObjectID="_1621452643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8.8pt" o:ole="">
            <v:imagedata r:id="rId60" o:title=""/>
          </v:shape>
          <o:OLEObject Type="Embed" ProgID="Equation.DSMT4" ShapeID="_x0000_i1050" DrawAspect="Content" ObjectID="_1621452644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.25pt;height:22.05pt" o:ole="">
            <v:imagedata r:id="rId62" o:title=""/>
          </v:shape>
          <o:OLEObject Type="Embed" ProgID="Equation.DSMT4" ShapeID="_x0000_i1051" DrawAspect="Content" ObjectID="_1621452645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3.95pt;height:18.8pt" o:ole="">
            <v:imagedata r:id="rId64" o:title=""/>
          </v:shape>
          <o:OLEObject Type="Embed" ProgID="Equation.DSMT4" ShapeID="_x0000_i1052" DrawAspect="Content" ObjectID="_1621452646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2.05pt" o:ole="">
            <v:imagedata r:id="rId66" o:title=""/>
          </v:shape>
          <o:OLEObject Type="Embed" ProgID="Equation.DSMT4" ShapeID="_x0000_i1053" DrawAspect="Content" ObjectID="_1621452647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15pt;height:18.8pt" o:ole="">
            <v:imagedata r:id="rId68" o:title=""/>
          </v:shape>
          <o:OLEObject Type="Embed" ProgID="Equation.DSMT4" ShapeID="_x0000_i1054" DrawAspect="Content" ObjectID="_1621452648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8.8pt" o:ole="">
            <v:imagedata r:id="rId60" o:title=""/>
          </v:shape>
          <o:OLEObject Type="Embed" ProgID="Equation.DSMT4" ShapeID="_x0000_i1055" DrawAspect="Content" ObjectID="_1621452649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39.75pt;height:18.8pt" o:ole="">
            <v:imagedata r:id="rId71" o:title=""/>
          </v:shape>
          <o:OLEObject Type="Embed" ProgID="Equation.DSMT4" ShapeID="_x0000_i1056" DrawAspect="Content" ObjectID="_1621452650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8pt;height:13.95pt" o:ole="">
            <v:imagedata r:id="rId73" o:title=""/>
          </v:shape>
          <o:OLEObject Type="Embed" ProgID="Equation.DSMT4" ShapeID="_x0000_i1057" DrawAspect="Content" ObjectID="_1621452651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.15pt;height:21.5pt" o:ole="">
            <v:imagedata r:id="rId75" o:title=""/>
          </v:shape>
          <o:OLEObject Type="Embed" ProgID="Equation.DSMT4" ShapeID="_x0000_i1058" DrawAspect="Content" ObjectID="_1621452652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5pt;height:18.8pt" o:ole="">
            <v:imagedata r:id="rId77" o:title=""/>
          </v:shape>
          <o:OLEObject Type="Embed" ProgID="Equation.DSMT4" ShapeID="_x0000_i1059" DrawAspect="Content" ObjectID="_1621452653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25pt;height:33.85pt" o:ole="">
            <v:imagedata r:id="rId79" o:title=""/>
          </v:shape>
          <o:OLEObject Type="Embed" ProgID="Equation.DSMT4" ShapeID="_x0000_i1060" DrawAspect="Content" ObjectID="_1621452654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5pt;height:18.8pt" o:ole="">
            <v:imagedata r:id="rId81" o:title=""/>
          </v:shape>
          <o:OLEObject Type="Embed" ProgID="Equation.DSMT4" ShapeID="_x0000_i1061" DrawAspect="Content" ObjectID="_1621452655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05pt;height:18.8pt" o:ole="">
            <v:imagedata r:id="rId83" o:title=""/>
          </v:shape>
          <o:OLEObject Type="Embed" ProgID="Equation.DSMT4" ShapeID="_x0000_i1062" DrawAspect="Content" ObjectID="_1621452656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7.75pt;height:21.5pt" o:ole="">
            <v:imagedata r:id="rId85" o:title=""/>
          </v:shape>
          <o:OLEObject Type="Embed" ProgID="Equation.DSMT4" ShapeID="_x0000_i1063" DrawAspect="Content" ObjectID="_1621452657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5pt;height:43pt" o:ole="">
            <v:imagedata r:id="rId87" o:title=""/>
          </v:shape>
          <o:OLEObject Type="Embed" ProgID="Equation.DSMT4" ShapeID="_x0000_i1064" DrawAspect="Content" ObjectID="_1621452658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15pt" o:ole="">
            <v:imagedata r:id="rId89" o:title=""/>
          </v:shape>
          <o:OLEObject Type="Embed" ProgID="Equation.DSMT4" ShapeID="_x0000_i1065" DrawAspect="Content" ObjectID="_1621452659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3.95pt;height:13.95pt" o:ole="">
            <v:imagedata r:id="rId91" o:title=""/>
          </v:shape>
          <o:OLEObject Type="Embed" ProgID="Equation.DSMT4" ShapeID="_x0000_i1066" DrawAspect="Content" ObjectID="_1621452660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25pt" o:ole="">
            <v:imagedata r:id="rId93" o:title=""/>
          </v:shape>
          <o:OLEObject Type="Embed" ProgID="Equation.DSMT4" ShapeID="_x0000_i1067" DrawAspect="Content" ObjectID="_1621452661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2.05pt" o:ole="">
            <v:imagedata r:id="rId95" o:title=""/>
          </v:shape>
          <o:OLEObject Type="Embed" ProgID="Equation.DSMT4" ShapeID="_x0000_i1068" DrawAspect="Content" ObjectID="_1621452662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7.75pt;height:18.8pt" o:ole="">
            <v:imagedata r:id="rId97" o:title=""/>
          </v:shape>
          <o:OLEObject Type="Embed" ProgID="Equation.DSMT4" ShapeID="_x0000_i1069" DrawAspect="Content" ObjectID="_1621452663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25pt;height:48.9pt" o:ole="">
            <v:imagedata r:id="rId99" o:title=""/>
          </v:shape>
          <o:OLEObject Type="Embed" ProgID="Equation.DSMT4" ShapeID="_x0000_i1070" DrawAspect="Content" ObjectID="_1621452664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452665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55pt" o:ole="">
            <v:imagedata r:id="rId103" o:title=""/>
          </v:shape>
          <o:OLEObject Type="Embed" ProgID="Equation.DSMT4" ShapeID="_x0000_i1072" DrawAspect="Content" ObjectID="_1621452666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8.8pt" o:ole="">
            <v:imagedata r:id="rId105" o:title=""/>
          </v:shape>
          <o:OLEObject Type="Embed" ProgID="Equation.DSMT4" ShapeID="_x0000_i1073" DrawAspect="Content" ObjectID="_1621452667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452668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15pt;height:18.8pt" o:ole="">
            <v:imagedata r:id="rId68" o:title=""/>
          </v:shape>
          <o:OLEObject Type="Embed" ProgID="Equation.DSMT4" ShapeID="_x0000_i1075" DrawAspect="Content" ObjectID="_1621452669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8.8pt" o:ole="">
            <v:imagedata r:id="rId60" o:title=""/>
          </v:shape>
          <o:OLEObject Type="Embed" ProgID="Equation.DSMT4" ShapeID="_x0000_i1076" DrawAspect="Content" ObjectID="_1621452670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7.75pt;height:21.5pt" o:ole="">
            <v:imagedata r:id="rId111" o:title=""/>
          </v:shape>
          <o:OLEObject Type="Embed" ProgID="Equation.DSMT4" ShapeID="_x0000_i1077" DrawAspect="Content" ObjectID="_1621452671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75pt;height:21.5pt" o:ole="">
            <v:imagedata r:id="rId111" o:title=""/>
          </v:shape>
          <o:OLEObject Type="Embed" ProgID="Equation.DSMT4" ShapeID="_x0000_i1078" DrawAspect="Content" ObjectID="_1621452672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8.8pt" o:ole="">
            <v:imagedata r:id="rId60" o:title=""/>
          </v:shape>
          <o:OLEObject Type="Embed" ProgID="Equation.DSMT4" ShapeID="_x0000_i1079" DrawAspect="Content" ObjectID="_1621452673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8.8pt" o:ole="">
            <v:imagedata r:id="rId115" o:title=""/>
          </v:shape>
          <o:OLEObject Type="Embed" ProgID="Equation.DSMT4" ShapeID="_x0000_i1080" DrawAspect="Content" ObjectID="_1621452674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pt;height:50.5pt" o:ole="">
            <v:imagedata r:id="rId117" o:title=""/>
          </v:shape>
          <o:OLEObject Type="Embed" ProgID="Equation.DSMT4" ShapeID="_x0000_i1081" DrawAspect="Content" ObjectID="_1621452675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65pt;height:39.75pt" o:ole="">
            <v:imagedata r:id="rId119" o:title=""/>
          </v:shape>
          <o:OLEObject Type="Embed" ProgID="Equation.DSMT4" ShapeID="_x0000_i1082" DrawAspect="Content" ObjectID="_1621452676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3pt;height:30.65pt" o:ole="">
            <v:imagedata r:id="rId121" o:title=""/>
          </v:shape>
          <o:OLEObject Type="Embed" ProgID="Equation.DSMT4" ShapeID="_x0000_i1083" DrawAspect="Content" ObjectID="_1621452677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3pt;height:30.65pt" o:ole="">
            <v:imagedata r:id="rId121" o:title=""/>
          </v:shape>
          <o:OLEObject Type="Embed" ProgID="Equation.DSMT4" ShapeID="_x0000_i1084" DrawAspect="Content" ObjectID="_1621452678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3pt;height:30.65pt" o:ole="">
            <v:imagedata r:id="rId121" o:title=""/>
          </v:shape>
          <o:OLEObject Type="Embed" ProgID="Equation.DSMT4" ShapeID="_x0000_i1085" DrawAspect="Content" ObjectID="_1621452679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3pt;height:30.65pt" o:ole="">
            <v:imagedata r:id="rId125" o:title=""/>
          </v:shape>
          <o:OLEObject Type="Embed" ProgID="Equation.DSMT4" ShapeID="_x0000_i1086" DrawAspect="Content" ObjectID="_1621452680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.35pt;height:30.65pt" o:ole="">
            <v:imagedata r:id="rId127" o:title=""/>
          </v:shape>
          <o:OLEObject Type="Embed" ProgID="Equation.DSMT4" ShapeID="_x0000_i1087" DrawAspect="Content" ObjectID="_1621452681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pt;height:18.8pt" o:ole="">
            <v:imagedata r:id="rId130" o:title=""/>
          </v:shape>
          <o:OLEObject Type="Embed" ProgID="Equation.DSMT4" ShapeID="_x0000_i1088" DrawAspect="Content" ObjectID="_1621452682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.2pt;height:18.25pt" o:ole="">
            <v:imagedata r:id="rId132" o:title=""/>
          </v:shape>
          <o:OLEObject Type="Embed" ProgID="Equation.DSMT4" ShapeID="_x0000_i1089" DrawAspect="Content" ObjectID="_1621452683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1pt;height:19.9pt" o:ole="">
            <v:imagedata r:id="rId134" o:title=""/>
          </v:shape>
          <o:OLEObject Type="Embed" ProgID="Equation.DSMT4" ShapeID="_x0000_i1090" DrawAspect="Content" ObjectID="_1621452684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.2pt;height:18.25pt" o:ole="">
            <v:imagedata r:id="rId136" o:title=""/>
          </v:shape>
          <o:OLEObject Type="Embed" ProgID="Equation.DSMT4" ShapeID="_x0000_i1091" DrawAspect="Content" ObjectID="_1621452685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1pt;height:19.9pt" o:ole="">
            <v:imagedata r:id="rId138" o:title=""/>
          </v:shape>
          <o:OLEObject Type="Embed" ProgID="Equation.DSMT4" ShapeID="_x0000_i1092" DrawAspect="Content" ObjectID="_1621452686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65pt" o:ole="">
            <v:imagedata r:id="rId140" o:title=""/>
          </v:shape>
          <o:OLEObject Type="Embed" ProgID="Equation.DSMT4" ShapeID="_x0000_i1093" DrawAspect="Content" ObjectID="_1621452687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452688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5pt;height:38.15pt" o:ole="">
            <v:imagedata r:id="rId144" o:title=""/>
          </v:shape>
          <o:OLEObject Type="Embed" ProgID="Equation.DSMT4" ShapeID="_x0000_i1095" DrawAspect="Content" ObjectID="_1621452689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65pt;height:18.8pt" o:ole="">
            <v:imagedata r:id="rId146" o:title=""/>
          </v:shape>
          <o:OLEObject Type="Embed" ProgID="Equation.DSMT4" ShapeID="_x0000_i1096" DrawAspect="Content" ObjectID="_1621452690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5pt;height:18.8pt" o:ole="">
            <v:imagedata r:id="rId148" o:title=""/>
          </v:shape>
          <o:OLEObject Type="Embed" ProgID="Equation.DSMT4" ShapeID="_x0000_i1097" DrawAspect="Content" ObjectID="_1621452691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55pt;height:15.6pt" o:ole="">
            <v:imagedata r:id="rId150" o:title=""/>
          </v:shape>
          <o:OLEObject Type="Embed" ProgID="Equation.DSMT4" ShapeID="_x0000_i1098" DrawAspect="Content" ObjectID="_1621452692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3pt;height:14.5pt" o:ole="">
            <v:imagedata r:id="rId152" o:title=""/>
          </v:shape>
          <o:OLEObject Type="Embed" ProgID="Equation.DSMT4" ShapeID="_x0000_i1099" DrawAspect="Content" ObjectID="_1621452693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65pt;height:18.8pt" o:ole="">
            <v:imagedata r:id="rId154" o:title=""/>
          </v:shape>
          <o:OLEObject Type="Embed" ProgID="Equation.DSMT4" ShapeID="_x0000_i1100" DrawAspect="Content" ObjectID="_1621452694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5pt;height:18.8pt" o:ole="">
            <v:imagedata r:id="rId148" o:title=""/>
          </v:shape>
          <o:OLEObject Type="Embed" ProgID="Equation.DSMT4" ShapeID="_x0000_i1101" DrawAspect="Content" ObjectID="_1621452695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55pt;height:15.6pt" o:ole="">
            <v:imagedata r:id="rId150" o:title=""/>
          </v:shape>
          <o:OLEObject Type="Embed" ProgID="Equation.DSMT4" ShapeID="_x0000_i1102" DrawAspect="Content" ObjectID="_1621452696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3pt;height:14.5pt" o:ole="">
            <v:imagedata r:id="rId152" o:title=""/>
          </v:shape>
          <o:OLEObject Type="Embed" ProgID="Equation.DSMT4" ShapeID="_x0000_i1103" DrawAspect="Content" ObjectID="_1621452697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8.8pt" o:ole="">
            <v:imagedata r:id="rId148" o:title=""/>
          </v:shape>
          <o:OLEObject Type="Embed" ProgID="Equation.DSMT4" ShapeID="_x0000_i1104" DrawAspect="Content" ObjectID="_1621452698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5pt;height:15.6pt" o:ole="">
            <v:imagedata r:id="rId150" o:title=""/>
          </v:shape>
          <o:OLEObject Type="Embed" ProgID="Equation.DSMT4" ShapeID="_x0000_i1105" DrawAspect="Content" ObjectID="_1621452699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1452700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65pt;height:18.8pt" o:ole="">
            <v:imagedata r:id="rId162" o:title=""/>
          </v:shape>
          <o:OLEObject Type="Embed" ProgID="Equation.DSMT4" ShapeID="_x0000_i1107" DrawAspect="Content" ObjectID="_1621452701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8.8pt" o:ole="">
            <v:imagedata r:id="rId148" o:title=""/>
          </v:shape>
          <o:OLEObject Type="Embed" ProgID="Equation.DSMT4" ShapeID="_x0000_i1108" DrawAspect="Content" ObjectID="_1621452702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5pt;height:15.6pt" o:ole="">
            <v:imagedata r:id="rId150" o:title=""/>
          </v:shape>
          <o:OLEObject Type="Embed" ProgID="Equation.DSMT4" ShapeID="_x0000_i1109" DrawAspect="Content" ObjectID="_1621452703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1452704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19.9pt;height:11.8pt" o:ole="">
            <v:imagedata r:id="rId167" o:title=""/>
          </v:shape>
          <o:OLEObject Type="Embed" ProgID="Equation.DSMT4" ShapeID="_x0000_i1111" DrawAspect="Content" ObjectID="_1621452705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5pt;height:18.8pt" o:ole="">
            <v:imagedata r:id="rId169" o:title=""/>
          </v:shape>
          <o:OLEObject Type="Embed" ProgID="Equation.DSMT4" ShapeID="_x0000_i1112" DrawAspect="Content" ObjectID="_1621452706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5.95pt;height:26.35pt" o:ole="">
            <v:imagedata r:id="rId171" o:title=""/>
          </v:shape>
          <o:OLEObject Type="Embed" ProgID="Equation.DSMT4" ShapeID="_x0000_i1113" DrawAspect="Content" ObjectID="_1621452707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9pt;height:18.25pt" o:ole="">
            <v:imagedata r:id="rId173" o:title=""/>
          </v:shape>
          <o:OLEObject Type="Embed" ProgID="Equation.DSMT4" ShapeID="_x0000_i1114" DrawAspect="Content" ObjectID="_1621452708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1pt;height:19.9pt" o:ole="">
            <v:imagedata r:id="rId175" o:title=""/>
          </v:shape>
          <o:OLEObject Type="Embed" ProgID="Equation.DSMT4" ShapeID="_x0000_i1115" DrawAspect="Content" ObjectID="_1621452709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65pt;height:22.05pt" o:ole="">
            <v:imagedata r:id="rId177" o:title=""/>
          </v:shape>
          <o:OLEObject Type="Embed" ProgID="Equation.DSMT4" ShapeID="_x0000_i1116" DrawAspect="Content" ObjectID="_1621452710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2.05pt" o:ole="">
            <v:imagedata r:id="rId179" o:title=""/>
          </v:shape>
          <o:OLEObject Type="Embed" ProgID="Equation.DSMT4" ShapeID="_x0000_i1117" DrawAspect="Content" ObjectID="_1621452711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3.95pt;height:18.25pt" o:ole="">
            <v:imagedata r:id="rId181" o:title=""/>
          </v:shape>
          <o:OLEObject Type="Embed" ProgID="Equation.DSMT4" ShapeID="_x0000_i1118" DrawAspect="Content" ObjectID="_1621452712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3pt;height:13.95pt" o:ole="">
            <v:imagedata r:id="rId183" o:title=""/>
          </v:shape>
          <o:OLEObject Type="Embed" ProgID="Equation.DSMT4" ShapeID="_x0000_i1119" DrawAspect="Content" ObjectID="_1621452713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85pt;height:19.9pt" o:ole="">
            <v:imagedata r:id="rId185" o:title=""/>
          </v:shape>
          <o:OLEObject Type="Embed" ProgID="Equation.DSMT4" ShapeID="_x0000_i1120" DrawAspect="Content" ObjectID="_1621452714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8.8pt" o:ole="">
            <v:imagedata r:id="rId187" o:title=""/>
          </v:shape>
          <o:OLEObject Type="Embed" ProgID="Equation.DSMT4" ShapeID="_x0000_i1121" DrawAspect="Content" ObjectID="_1621452715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9pt;height:23.1pt" o:ole="">
            <v:imagedata r:id="rId189" o:title=""/>
          </v:shape>
          <o:OLEObject Type="Embed" ProgID="Equation.DSMT4" ShapeID="_x0000_i1122" DrawAspect="Content" ObjectID="_1621452716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65pt;height:18.8pt" o:ole="">
            <v:imagedata r:id="rId191" o:title=""/>
          </v:shape>
          <o:OLEObject Type="Embed" ProgID="Equation.DSMT4" ShapeID="_x0000_i1123" DrawAspect="Content" ObjectID="_1621452717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8pt;height:18.8pt" o:ole="">
            <v:imagedata r:id="rId193" o:title=""/>
          </v:shape>
          <o:OLEObject Type="Embed" ProgID="Equation.DSMT4" ShapeID="_x0000_i1124" DrawAspect="Content" ObjectID="_1621452718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452719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55pt;height:30.65pt" o:ole="">
            <v:imagedata r:id="rId197" o:title=""/>
          </v:shape>
          <o:OLEObject Type="Embed" ProgID="Equation.DSMT4" ShapeID="_x0000_i1126" DrawAspect="Content" ObjectID="_1621452720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6pt;height:11.3pt" o:ole="">
            <v:imagedata r:id="rId199" o:title=""/>
          </v:shape>
          <o:OLEObject Type="Embed" ProgID="Equation.DSMT4" ShapeID="_x0000_i1127" DrawAspect="Content" ObjectID="_1621452721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85pt;height:19.9pt" o:ole="">
            <v:imagedata r:id="rId201" o:title=""/>
          </v:shape>
          <o:OLEObject Type="Embed" ProgID="Equation.DSMT4" ShapeID="_x0000_i1128" DrawAspect="Content" ObjectID="_1621452722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3.95pt;height:18.25pt" o:ole="">
            <v:imagedata r:id="rId203" o:title=""/>
          </v:shape>
          <o:OLEObject Type="Embed" ProgID="Equation.DSMT4" ShapeID="_x0000_i1129" DrawAspect="Content" ObjectID="_1621452723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6pt;height:11.3pt" o:ole="">
            <v:imagedata r:id="rId205" o:title=""/>
          </v:shape>
          <o:OLEObject Type="Embed" ProgID="Equation.DSMT4" ShapeID="_x0000_i1130" DrawAspect="Content" ObjectID="_1621452724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.25pt;height:22.05pt" o:ole="">
            <v:imagedata r:id="rId207" o:title=""/>
          </v:shape>
          <o:OLEObject Type="Embed" ProgID="Equation.DSMT4" ShapeID="_x0000_i1131" DrawAspect="Content" ObjectID="_1621452725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452726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2pt;height:33.85pt" o:ole="">
            <v:imagedata r:id="rId211" o:title=""/>
          </v:shape>
          <o:OLEObject Type="Embed" ProgID="Equation.DSMT4" ShapeID="_x0000_i1133" DrawAspect="Content" ObjectID="_1621452727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65pt;height:18.8pt" o:ole="">
            <v:imagedata r:id="rId213" o:title=""/>
          </v:shape>
          <o:OLEObject Type="Embed" ProgID="Equation.DSMT4" ShapeID="_x0000_i1134" DrawAspect="Content" ObjectID="_1621452728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2.05pt" o:ole="">
            <v:imagedata r:id="rId215" o:title=""/>
          </v:shape>
          <o:OLEObject Type="Embed" ProgID="Equation.DSMT4" ShapeID="_x0000_i1135" DrawAspect="Content" ObjectID="_1621452729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.1pt" o:ole="">
            <v:imagedata r:id="rId217" o:title=""/>
          </v:shape>
          <o:OLEObject Type="Embed" ProgID="Equation.DSMT4" ShapeID="_x0000_i1136" DrawAspect="Content" ObjectID="_1621452730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pt;height:26.35pt" o:ole="">
            <v:imagedata r:id="rId219" o:title=""/>
          </v:shape>
          <o:OLEObject Type="Embed" ProgID="Equation.DSMT4" ShapeID="_x0000_i1137" DrawAspect="Content" ObjectID="_1621452731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85pt;height:18.8pt" o:ole="">
            <v:imagedata r:id="rId221" o:title=""/>
          </v:shape>
          <o:OLEObject Type="Embed" ProgID="Equation.DSMT4" ShapeID="_x0000_i1138" DrawAspect="Content" ObjectID="_1621452732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5pt;height:39.75pt" o:ole="">
            <v:imagedata r:id="rId223" o:title=""/>
          </v:shape>
          <o:OLEObject Type="Embed" ProgID="Equation.DSMT4" ShapeID="_x0000_i1139" DrawAspect="Content" ObjectID="_1621452733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95pt;height:18.8pt" o:ole="">
            <v:imagedata r:id="rId225" o:title=""/>
          </v:shape>
          <o:OLEObject Type="Embed" ProgID="Equation.DSMT4" ShapeID="_x0000_i1140" DrawAspect="Content" ObjectID="_1621452734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6pt;height:11.3pt" o:ole="">
            <v:imagedata r:id="rId205" o:title=""/>
          </v:shape>
          <o:OLEObject Type="Embed" ProgID="Equation.DSMT4" ShapeID="_x0000_i1141" DrawAspect="Content" ObjectID="_1621452735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.25pt;height:22.05pt" o:ole="">
            <v:imagedata r:id="rId207" o:title=""/>
          </v:shape>
          <o:OLEObject Type="Embed" ProgID="Equation.DSMT4" ShapeID="_x0000_i1142" DrawAspect="Content" ObjectID="_1621452736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8pt;height:30.65pt" o:ole="">
            <v:imagedata r:id="rId229" o:title=""/>
          </v:shape>
          <o:OLEObject Type="Embed" ProgID="Equation.DSMT4" ShapeID="_x0000_i1143" DrawAspect="Content" ObjectID="_1621452737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.35pt;height:30.65pt" o:ole="">
            <v:imagedata r:id="rId231" o:title=""/>
          </v:shape>
          <o:OLEObject Type="Embed" ProgID="Equation.DSMT4" ShapeID="_x0000_i1144" DrawAspect="Content" ObjectID="_1621452738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2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1</w:t>
      </w:r>
      <w:r w:rsidR="009C2BC6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1C4A11">
        <w:fldChar w:fldCharType="begin"/>
      </w:r>
      <w:r w:rsidR="001C4A11">
        <w:instrText xml:space="preserve"> REF ZEqnNum312417 \* Charformat \! \* MERGEFORMAT </w:instrText>
      </w:r>
      <w:r w:rsidR="001C4A11">
        <w:fldChar w:fldCharType="separate"/>
      </w:r>
      <w:r w:rsidR="00FA7E83">
        <w:instrText>(2.27)</w:instrText>
      </w:r>
      <w:r w:rsidR="001C4A11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9pt;height:18.25pt" o:ole="">
            <v:imagedata r:id="rId234" o:title=""/>
          </v:shape>
          <o:OLEObject Type="Embed" ProgID="Equation.DSMT4" ShapeID="_x0000_i1145" DrawAspect="Content" ObjectID="_1621452739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2pt;height:34.95pt" o:ole="">
            <v:imagedata r:id="rId236" o:title=""/>
          </v:shape>
          <o:OLEObject Type="Embed" ProgID="Equation.DSMT4" ShapeID="_x0000_i1146" DrawAspect="Content" ObjectID="_1621452740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25pt" o:ole="">
            <v:imagedata r:id="rId238" o:title=""/>
          </v:shape>
          <o:OLEObject Type="Embed" ProgID="Equation.DSMT4" ShapeID="_x0000_i1147" DrawAspect="Content" ObjectID="_1621452741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2pt;height:11.3pt" o:ole="">
            <v:imagedata r:id="rId240" o:title=""/>
          </v:shape>
          <o:OLEObject Type="Embed" ProgID="Equation.DSMT4" ShapeID="_x0000_i1148" DrawAspect="Content" ObjectID="_1621452742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9pt;height:18.25pt" o:ole="">
            <v:imagedata r:id="rId242" o:title=""/>
          </v:shape>
          <o:OLEObject Type="Embed" ProgID="Equation.DSMT4" ShapeID="_x0000_i1149" DrawAspect="Content" ObjectID="_1621452743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2pt;height:11.3pt" o:ole="">
            <v:imagedata r:id="rId244" o:title=""/>
          </v:shape>
          <o:OLEObject Type="Embed" ProgID="Equation.DSMT4" ShapeID="_x0000_i1150" DrawAspect="Content" ObjectID="_1621452744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1C4A11">
        <w:fldChar w:fldCharType="begin"/>
      </w:r>
      <w:r w:rsidR="001C4A11">
        <w:instrText xml:space="preserve"> REF ZEqnNum930875 \* Charformat \! \* MERGEFORMAT </w:instrText>
      </w:r>
      <w:r w:rsidR="001C4A11">
        <w:fldChar w:fldCharType="separate"/>
      </w:r>
      <w:r w:rsidR="00FA7E83">
        <w:instrText>(2.28)</w:instrText>
      </w:r>
      <w:r w:rsidR="001C4A11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05pt;height:36.55pt" o:ole="">
            <v:imagedata r:id="rId246" o:title=""/>
          </v:shape>
          <o:OLEObject Type="Embed" ProgID="Equation.DSMT4" ShapeID="_x0000_i1151" DrawAspect="Content" ObjectID="_1621452745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2pt;height:18.8pt" o:ole="">
            <v:imagedata r:id="rId248" o:title=""/>
          </v:shape>
          <o:OLEObject Type="Embed" ProgID="Equation.DSMT4" ShapeID="_x0000_i1152" DrawAspect="Content" ObjectID="_1621452746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25pt;height:18.8pt" o:ole="">
            <v:imagedata r:id="rId250" o:title=""/>
          </v:shape>
          <o:OLEObject Type="Embed" ProgID="Equation.DSMT4" ShapeID="_x0000_i1153" DrawAspect="Content" ObjectID="_1621452747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8pt;height:13.95pt" o:ole="">
            <v:imagedata r:id="rId252" o:title=""/>
          </v:shape>
          <o:OLEObject Type="Embed" ProgID="Equation.DSMT4" ShapeID="_x0000_i1154" DrawAspect="Content" ObjectID="_1621452748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7pt;height:18.25pt" o:ole="">
            <v:imagedata r:id="rId254" o:title=""/>
          </v:shape>
          <o:OLEObject Type="Embed" ProgID="Equation.DSMT4" ShapeID="_x0000_i1155" DrawAspect="Content" ObjectID="_1621452749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25pt" o:ole="">
            <v:imagedata r:id="rId256" o:title=""/>
          </v:shape>
          <o:OLEObject Type="Embed" ProgID="Equation.DSMT4" ShapeID="_x0000_i1156" DrawAspect="Content" ObjectID="_1621452750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5pt;height:68.25pt" o:ole="">
            <v:imagedata r:id="rId258" o:title=""/>
          </v:shape>
          <o:OLEObject Type="Embed" ProgID="Equation.DSMT4" ShapeID="_x0000_i1157" DrawAspect="Content" ObjectID="_1621452751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25pt;height:1in" o:ole="">
            <v:imagedata r:id="rId260" o:title=""/>
          </v:shape>
          <o:OLEObject Type="Embed" ProgID="Equation.DSMT4" ShapeID="_x0000_i1158" DrawAspect="Content" ObjectID="_1621452752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4pt;height:33.85pt" o:ole="">
            <v:imagedata r:id="rId262" o:title=""/>
          </v:shape>
          <o:OLEObject Type="Embed" ProgID="Equation.DSMT4" ShapeID="_x0000_i1159" DrawAspect="Content" ObjectID="_1621452753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8pt;height:37.05pt" o:ole="">
            <v:imagedata r:id="rId264" o:title=""/>
          </v:shape>
          <o:OLEObject Type="Embed" ProgID="Equation.DSMT4" ShapeID="_x0000_i1160" DrawAspect="Content" ObjectID="_1621452754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pt;height:18.25pt" o:ole="">
            <v:imagedata r:id="rId266" o:title=""/>
          </v:shape>
          <o:OLEObject Type="Embed" ProgID="Equation.DSMT4" ShapeID="_x0000_i1161" DrawAspect="Content" ObjectID="_1621452755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9pt;height:11.3pt" o:ole="">
            <v:imagedata r:id="rId268" o:title=""/>
          </v:shape>
          <o:OLEObject Type="Embed" ProgID="Equation.DSMT4" ShapeID="_x0000_i1162" DrawAspect="Content" ObjectID="_1621452756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65pt;height:18.25pt" o:ole="">
            <v:imagedata r:id="rId270" o:title=""/>
          </v:shape>
          <o:OLEObject Type="Embed" ProgID="Equation.DSMT4" ShapeID="_x0000_i1163" DrawAspect="Content" ObjectID="_1621452757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9pt;height:11.3pt" o:ole="">
            <v:imagedata r:id="rId268" o:title=""/>
          </v:shape>
          <o:OLEObject Type="Embed" ProgID="Equation.DSMT4" ShapeID="_x0000_i1164" DrawAspect="Content" ObjectID="_1621452758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1pt;height:18.25pt" o:ole="">
            <v:imagedata r:id="rId273" o:title=""/>
          </v:shape>
          <o:OLEObject Type="Embed" ProgID="Equation.DSMT4" ShapeID="_x0000_i1165" DrawAspect="Content" ObjectID="_1621452759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2.9pt" o:ole="">
            <v:imagedata r:id="rId275" o:title=""/>
          </v:shape>
          <o:OLEObject Type="Embed" ProgID="Equation.DSMT4" ShapeID="_x0000_i1166" DrawAspect="Content" ObjectID="_1621452760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452761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2.9pt" o:ole="">
            <v:imagedata r:id="rId279" o:title=""/>
          </v:shape>
          <o:OLEObject Type="Embed" ProgID="Equation.DSMT4" ShapeID="_x0000_i1168" DrawAspect="Content" ObjectID="_1621452762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9pt;height:11.3pt" o:ole="">
            <v:imagedata r:id="rId268" o:title=""/>
          </v:shape>
          <o:OLEObject Type="Embed" ProgID="Equation.DSMT4" ShapeID="_x0000_i1169" DrawAspect="Content" ObjectID="_1621452763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3.95pt;height:13.95pt" o:ole="">
            <v:imagedata r:id="rId282" o:title=""/>
          </v:shape>
          <o:OLEObject Type="Embed" ProgID="Equation.DSMT4" ShapeID="_x0000_i1170" DrawAspect="Content" ObjectID="_1621452764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8pt;height:13.95pt" o:ole="">
            <v:imagedata r:id="rId284" o:title=""/>
          </v:shape>
          <o:OLEObject Type="Embed" ProgID="Equation.DSMT4" ShapeID="_x0000_i1171" DrawAspect="Content" ObjectID="_1621452765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3.95pt;height:13.95pt" o:ole="">
            <v:imagedata r:id="rId286" o:title=""/>
          </v:shape>
          <o:OLEObject Type="Embed" ProgID="Equation.DSMT4" ShapeID="_x0000_i1172" DrawAspect="Content" ObjectID="_1621452766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25pt;height:18.8pt" o:ole="">
            <v:imagedata r:id="rId288" o:title=""/>
          </v:shape>
          <o:OLEObject Type="Embed" ProgID="Equation.DSMT4" ShapeID="_x0000_i1173" DrawAspect="Content" ObjectID="_1621452767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3.95pt;height:18.25pt" o:ole="">
            <v:imagedata r:id="rId290" o:title=""/>
          </v:shape>
          <o:OLEObject Type="Embed" ProgID="Equation.DSMT4" ShapeID="_x0000_i1174" DrawAspect="Content" ObjectID="_1621452768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25pt" o:ole="">
            <v:imagedata r:id="rId292" o:title=""/>
          </v:shape>
          <o:OLEObject Type="Embed" ProgID="Equation.DSMT4" ShapeID="_x0000_i1175" DrawAspect="Content" ObjectID="_1621452769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4148" type="#_x0000_t75" style="width:139.7pt;height:37.05pt" o:ole="">
            <v:imagedata r:id="rId294" o:title=""/>
          </v:shape>
          <o:OLEObject Type="Embed" ProgID="Equation.DSMT4" ShapeID="_x0000_i14148" DrawAspect="Content" ObjectID="_1621452770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25pt;height:18.8pt" o:ole="">
            <v:imagedata r:id="rId296" o:title=""/>
          </v:shape>
          <o:OLEObject Type="Embed" ProgID="Equation.DSMT4" ShapeID="_x0000_i1177" DrawAspect="Content" ObjectID="_1621452771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15pt;height:18.8pt" o:ole="">
            <v:imagedata r:id="rId298" o:title=""/>
          </v:shape>
          <o:OLEObject Type="Embed" ProgID="Equation.DSMT4" ShapeID="_x0000_i1178" DrawAspect="Content" ObjectID="_1621452772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25pt" o:ole="">
            <v:imagedata r:id="rId300" o:title=""/>
          </v:shape>
          <o:OLEObject Type="Embed" ProgID="Equation.DSMT4" ShapeID="_x0000_i1179" DrawAspect="Content" ObjectID="_1621452773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lastRenderedPageBreak/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25pt" o:ole="">
            <v:imagedata r:id="rId300" o:title=""/>
          </v:shape>
          <o:OLEObject Type="Embed" ProgID="Equation.DSMT4" ShapeID="_x0000_i1180" DrawAspect="Content" ObjectID="_1621452774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1C4A11">
        <w:fldChar w:fldCharType="begin"/>
      </w:r>
      <w:r w:rsidR="001C4A11">
        <w:instrText xml:space="preserve"> REF ZEqnNum813874 \* Charformat \! \* MERGEFORMAT </w:instrText>
      </w:r>
      <w:r w:rsidR="001C4A11">
        <w:fldChar w:fldCharType="separate"/>
      </w:r>
      <w:r w:rsidR="00FA7E83">
        <w:instrText>(2.34)</w:instrText>
      </w:r>
      <w:r w:rsidR="001C4A11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8pt;height:33.85pt" o:ole="">
            <v:imagedata r:id="rId303" o:title=""/>
          </v:shape>
          <o:OLEObject Type="Embed" ProgID="Equation.DSMT4" ShapeID="_x0000_i1181" DrawAspect="Content" ObjectID="_1621452775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2pt;height:18.25pt" o:ole="">
            <v:imagedata r:id="rId305" o:title=""/>
          </v:shape>
          <o:OLEObject Type="Embed" ProgID="Equation.DSMT4" ShapeID="_x0000_i1182" DrawAspect="Content" ObjectID="_1621452776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25pt;height:18.25pt" o:ole="">
            <v:imagedata r:id="rId307" o:title=""/>
          </v:shape>
          <o:OLEObject Type="Embed" ProgID="Equation.DSMT4" ShapeID="_x0000_i1183" DrawAspect="Content" ObjectID="_1621452777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  <w:rPr>
          <w:rFonts w:hint="eastAsia"/>
        </w:rPr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19.9pt;height:18.8pt" o:ole="">
            <v:imagedata r:id="rId309" o:title=""/>
          </v:shape>
          <o:OLEObject Type="Embed" ProgID="Equation.DSMT4" ShapeID="_x0000_i1184" DrawAspect="Content" ObjectID="_1621452778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3.95pt;height:16.1pt" o:ole="">
            <v:imagedata r:id="rId312" o:title=""/>
          </v:shape>
          <o:OLEObject Type="Embed" ProgID="Equation.DSMT4" ShapeID="_x0000_i1185" DrawAspect="Content" ObjectID="_1621452779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39.75pt;height:22.05pt" o:ole="">
            <v:imagedata r:id="rId314" o:title=""/>
          </v:shape>
          <o:OLEObject Type="Embed" ProgID="Equation.DSMT4" ShapeID="_x0000_i1186" DrawAspect="Content" ObjectID="_1621452780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1pt;height:18.25pt" o:ole="">
            <v:imagedata r:id="rId316" o:title=""/>
          </v:shape>
          <o:OLEObject Type="Embed" ProgID="Equation.DSMT4" ShapeID="_x0000_i1187" DrawAspect="Content" ObjectID="_1621452781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39.75pt;height:22.05pt" o:ole="">
            <v:imagedata r:id="rId314" o:title=""/>
          </v:shape>
          <o:OLEObject Type="Embed" ProgID="Equation.DSMT4" ShapeID="_x0000_i1188" DrawAspect="Content" ObjectID="_1621452782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19.9pt;height:18.8pt" o:ole="">
            <v:imagedata r:id="rId320" o:title=""/>
          </v:shape>
          <o:OLEObject Type="Embed" ProgID="Equation.DSMT4" ShapeID="_x0000_i1189" DrawAspect="Content" ObjectID="_1621452783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49.9pt;height:39.75pt" o:ole="">
            <v:imagedata r:id="rId322" o:title=""/>
          </v:shape>
          <o:OLEObject Type="Embed" ProgID="Equation.DSMT4" ShapeID="_x0000_i1190" DrawAspect="Content" ObjectID="_1621452784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  <w:rPr>
          <w:rFonts w:hint="eastAsia"/>
        </w:rPr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4151" type="#_x0000_t75" style="width:10.75pt;height:10.2pt" o:ole="">
            <v:imagedata r:id="rId324" o:title=""/>
          </v:shape>
          <o:OLEObject Type="Embed" ProgID="Equation.DSMT4" ShapeID="_x0000_i14151" DrawAspect="Content" ObjectID="_1621452785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1" type="#_x0000_t75" style="width:38.15pt;height:18.8pt" o:ole="">
            <v:imagedata r:id="rId326" o:title=""/>
          </v:shape>
          <o:OLEObject Type="Embed" ProgID="Equation.DSMT4" ShapeID="_x0000_i1191" DrawAspect="Content" ObjectID="_1621452786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5</w:t>
      </w:r>
      <w:r w:rsidR="006B7A07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2" type="#_x0000_t75" style="width:15.05pt;height:18.25pt" o:ole="">
            <v:imagedata r:id="rId329" o:title=""/>
          </v:shape>
          <o:OLEObject Type="Embed" ProgID="Equation.DSMT4" ShapeID="_x0000_i1192" DrawAspect="Content" ObjectID="_1621452787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3" type="#_x0000_t75" style="width:13.95pt;height:18.25pt" o:ole="">
            <v:imagedata r:id="rId331" o:title=""/>
          </v:shape>
          <o:OLEObject Type="Embed" ProgID="Equation.DSMT4" ShapeID="_x0000_i1193" DrawAspect="Content" ObjectID="_1621452788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4" type="#_x0000_t75" style="width:11.8pt;height:18.8pt" o:ole="">
            <v:imagedata r:id="rId333" o:title=""/>
          </v:shape>
          <o:OLEObject Type="Embed" ProgID="Equation.DSMT4" ShapeID="_x0000_i1194" DrawAspect="Content" ObjectID="_1621452789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1C4A11">
        <w:fldChar w:fldCharType="begin"/>
      </w:r>
      <w:r w:rsidR="001C4A11">
        <w:instrText xml:space="preserve"> REF ZEqnNum367074 \* Charformat \! \* MERGEFORMAT </w:instrText>
      </w:r>
      <w:r w:rsidR="001C4A11">
        <w:fldChar w:fldCharType="separate"/>
      </w:r>
      <w:r w:rsidR="00FA7E83">
        <w:instrText>(2.36)</w:instrText>
      </w:r>
      <w:r w:rsidR="001C4A11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5" type="#_x0000_t75" style="width:47.8pt;height:18.8pt" o:ole="">
            <v:imagedata r:id="rId335" o:title=""/>
          </v:shape>
          <o:OLEObject Type="Embed" ProgID="Equation.DSMT4" ShapeID="_x0000_i1195" DrawAspect="Content" ObjectID="_1621452790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6" type="#_x0000_t75" style="width:16.65pt;height:12.9pt" o:ole="">
            <v:imagedata r:id="rId337" o:title=""/>
          </v:shape>
          <o:OLEObject Type="Embed" ProgID="Equation.DSMT4" ShapeID="_x0000_i1196" DrawAspect="Content" ObjectID="_1621452791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r w:rsidR="001C4A11">
        <w:fldChar w:fldCharType="begin"/>
      </w:r>
      <w:r w:rsidR="001C4A11">
        <w:instrText xml:space="preserve"> REF ZEqnNum922484 \* Charformat \! \* MERGEFORMAT </w:instrText>
      </w:r>
      <w:r w:rsidR="001C4A11">
        <w:fldChar w:fldCharType="separate"/>
      </w:r>
      <w:r w:rsidR="00FA7E83">
        <w:instrText>(2.31)</w:instrText>
      </w:r>
      <w:r w:rsidR="001C4A11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1C4A11">
        <w:fldChar w:fldCharType="begin"/>
      </w:r>
      <w:r w:rsidR="001C4A11">
        <w:instrText xml:space="preserve"> REF ZEqnNum599896 \* Charformat \! \* MERGEFORMAT </w:instrText>
      </w:r>
      <w:r w:rsidR="001C4A11">
        <w:fldChar w:fldCharType="separate"/>
      </w:r>
      <w:r w:rsidR="00FA7E83">
        <w:instrText>(2.32)</w:instrText>
      </w:r>
      <w:r w:rsidR="001C4A11">
        <w:fldChar w:fldCharType="end"/>
      </w:r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1C4A11">
        <w:fldChar w:fldCharType="begin"/>
      </w:r>
      <w:r w:rsidR="001C4A11">
        <w:instrText xml:space="preserve"> REF ZEqnNum599896 \* Charformat \! \* MERGEFORMAT </w:instrText>
      </w:r>
      <w:r w:rsidR="001C4A11">
        <w:fldChar w:fldCharType="separate"/>
      </w:r>
      <w:r w:rsidR="00FA7E83">
        <w:instrText>(2.32)</w:instrText>
      </w:r>
      <w:r w:rsidR="001C4A11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7" type="#_x0000_t75" style="width:11.3pt;height:18.25pt" o:ole="">
            <v:imagedata r:id="rId339" o:title=""/>
          </v:shape>
          <o:OLEObject Type="Embed" ProgID="Equation.DSMT4" ShapeID="_x0000_i1197" DrawAspect="Content" ObjectID="_1621452792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1C4A11">
        <w:fldChar w:fldCharType="begin"/>
      </w:r>
      <w:r w:rsidR="001C4A11">
        <w:instrText xml:space="preserve"> REF ZEqnNum301238 \* Charformat \! \* MERGEFORMAT </w:instrText>
      </w:r>
      <w:r w:rsidR="001C4A11">
        <w:fldChar w:fldCharType="separate"/>
      </w:r>
      <w:r w:rsidR="00FA7E83">
        <w:instrText>(2.37)</w:instrText>
      </w:r>
      <w:r w:rsidR="001C4A11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8" type="#_x0000_t75" style="width:68.25pt;height:24.2pt" o:ole="">
            <v:imagedata r:id="rId341" o:title=""/>
          </v:shape>
          <o:OLEObject Type="Embed" ProgID="Equation.DSMT4" ShapeID="_x0000_i1198" DrawAspect="Content" ObjectID="_1621452793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1C4A11">
        <w:fldChar w:fldCharType="begin"/>
      </w:r>
      <w:r w:rsidR="001C4A11">
        <w:instrText xml:space="preserve"> REF ZEqnNum843231 \* Charformat \! \* MERGEFORMAT </w:instrText>
      </w:r>
      <w:r w:rsidR="001C4A11">
        <w:fldChar w:fldCharType="separate"/>
      </w:r>
      <w:r w:rsidR="00FA7E83">
        <w:instrText>(2.38)</w:instrText>
      </w:r>
      <w:r w:rsidR="001C4A11">
        <w:fldChar w:fldCharType="end"/>
      </w:r>
      <w:r>
        <w:fldChar w:fldCharType="end"/>
      </w:r>
      <w:r w:rsidR="00046C6E">
        <w:rPr>
          <w:rFonts w:hint="eastAsia"/>
        </w:rPr>
        <w:t>考</w:t>
      </w:r>
      <w:r w:rsidR="00046C6E">
        <w:rPr>
          <w:rFonts w:hint="eastAsia"/>
        </w:rPr>
        <w:lastRenderedPageBreak/>
        <w:t>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199" type="#_x0000_t75" style="width:65.55pt;height:33.85pt" o:ole="">
            <v:imagedata r:id="rId343" o:title=""/>
          </v:shape>
          <o:OLEObject Type="Embed" ProgID="Equation.DSMT4" ShapeID="_x0000_i1199" DrawAspect="Content" ObjectID="_1621452794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0" type="#_x0000_t75" style="width:13.95pt;height:18.8pt" o:ole="">
            <v:imagedata r:id="rId345" o:title=""/>
          </v:shape>
          <o:OLEObject Type="Embed" ProgID="Equation.DSMT4" ShapeID="_x0000_i1200" DrawAspect="Content" ObjectID="_1621452795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1" type="#_x0000_t75" style="width:10.2pt;height:15.05pt" o:ole="">
            <v:imagedata r:id="rId347" o:title=""/>
          </v:shape>
          <o:OLEObject Type="Embed" ProgID="Equation.DSMT4" ShapeID="_x0000_i1201" DrawAspect="Content" ObjectID="_1621452796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2" type="#_x0000_t75" style="width:15.05pt;height:18.25pt" o:ole="">
            <v:imagedata r:id="rId349" o:title=""/>
          </v:shape>
          <o:OLEObject Type="Embed" ProgID="Equation.DSMT4" ShapeID="_x0000_i1202" DrawAspect="Content" ObjectID="_1621452797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3" type="#_x0000_t75" style="width:15.05pt;height:18.8pt" o:ole="">
            <v:imagedata r:id="rId351" o:title=""/>
          </v:shape>
          <o:OLEObject Type="Embed" ProgID="Equation.DSMT4" ShapeID="_x0000_i1203" DrawAspect="Content" ObjectID="_1621452798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  <w:rPr>
          <w:rFonts w:hint="eastAsia"/>
        </w:rPr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4162" type="#_x0000_t75" style="width:31.15pt;height:31.15pt" o:ole="">
            <v:imagedata r:id="rId353" o:title=""/>
          </v:shape>
          <o:OLEObject Type="Embed" ProgID="Equation.DSMT4" ShapeID="_x0000_i14162" DrawAspect="Content" ObjectID="_1621452799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2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2</w:t>
      </w:r>
      <w:r w:rsidR="009C2BC6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  <w:rPr>
          <w:rFonts w:hint="eastAsia"/>
        </w:rPr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  <w:rPr>
          <w:rFonts w:hint="eastAsia"/>
        </w:rPr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4690" type="#_x0000_t75" style="width:54.25pt;height:19.9pt" o:ole="">
            <v:imagedata r:id="rId357" o:title=""/>
          </v:shape>
          <o:OLEObject Type="Embed" ProgID="Equation.DSMT4" ShapeID="_x0000_i14690" DrawAspect="Content" ObjectID="_1621452800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4620" type="#_x0000_t75" style="width:11.3pt;height:18.8pt" o:ole="">
            <v:imagedata r:id="rId361" o:title=""/>
          </v:shape>
          <o:OLEObject Type="Embed" ProgID="Equation.DSMT4" ShapeID="_x0000_i14620" DrawAspect="Content" ObjectID="_1621452801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1C4A11">
        <w:fldChar w:fldCharType="begin"/>
      </w:r>
      <w:r w:rsidR="001C4A11">
        <w:instrText xml:space="preserve"> REF ZEqnNum323801 \* Charformat \! \* MERGEFORMAT </w:instrText>
      </w:r>
      <w:r w:rsidR="001C4A11">
        <w:fldChar w:fldCharType="separate"/>
      </w:r>
      <w:r w:rsidR="00FA7E83">
        <w:instrText>(3.1)</w:instrText>
      </w:r>
      <w:r w:rsidR="001C4A11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4692" type="#_x0000_t75" style="width:24.7pt;height:19.9pt" o:ole="">
            <v:imagedata r:id="rId363" o:title=""/>
          </v:shape>
          <o:OLEObject Type="Embed" ProgID="Equation.DSMT4" ShapeID="_x0000_i14692" DrawAspect="Content" ObjectID="_1621452802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4622" type="#_x0000_t75" style="width:11.3pt;height:18.8pt" o:ole="">
            <v:imagedata r:id="rId361" o:title=""/>
          </v:shape>
          <o:OLEObject Type="Embed" ProgID="Equation.DSMT4" ShapeID="_x0000_i14622" DrawAspect="Content" ObjectID="_1621452803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4623" type="#_x0000_t75" style="width:13.95pt;height:18.8pt" o:ole="">
            <v:imagedata r:id="rId366" o:title=""/>
          </v:shape>
          <o:OLEObject Type="Embed" ProgID="Equation.DSMT4" ShapeID="_x0000_i14623" DrawAspect="Content" ObjectID="_1621452804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4624" type="#_x0000_t75" style="width:11.3pt;height:18.8pt" o:ole="">
            <v:imagedata r:id="rId361" o:title=""/>
          </v:shape>
          <o:OLEObject Type="Embed" ProgID="Equation.DSMT4" ShapeID="_x0000_i14624" DrawAspect="Content" ObjectID="_1621452805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4625" type="#_x0000_t75" style="width:11.3pt;height:18.8pt" o:ole="">
            <v:imagedata r:id="rId361" o:title=""/>
          </v:shape>
          <o:OLEObject Type="Embed" ProgID="Equation.DSMT4" ShapeID="_x0000_i14625" DrawAspect="Content" ObjectID="_1621452806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4626" type="#_x0000_t75" style="width:123.05pt;height:54.25pt" o:ole="">
            <v:imagedata r:id="rId370" o:title=""/>
          </v:shape>
          <o:OLEObject Type="Embed" ProgID="Equation.DSMT4" ShapeID="_x0000_i14626" DrawAspect="Content" ObjectID="_1621452807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4627" type="#_x0000_t75" style="width:13.95pt;height:18.8pt" o:ole="">
            <v:imagedata r:id="rId372" o:title=""/>
          </v:shape>
          <o:OLEObject Type="Embed" ProgID="Equation.DSMT4" ShapeID="_x0000_i14627" DrawAspect="Content" ObjectID="_1621452808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4628" type="#_x0000_t75" style="width:16.65pt;height:22.05pt" o:ole="">
            <v:imagedata r:id="rId374" o:title=""/>
          </v:shape>
          <o:OLEObject Type="Embed" ProgID="Equation.DSMT4" ShapeID="_x0000_i14628" DrawAspect="Content" ObjectID="_1621452809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4629" type="#_x0000_t75" style="width:13.95pt;height:18.25pt" o:ole="">
            <v:imagedata r:id="rId376" o:title=""/>
          </v:shape>
          <o:OLEObject Type="Embed" ProgID="Equation.DSMT4" ShapeID="_x0000_i14629" DrawAspect="Content" ObjectID="_1621452810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4630" type="#_x0000_t75" style="width:15.05pt;height:18.25pt" o:ole="">
            <v:imagedata r:id="rId378" o:title=""/>
          </v:shape>
          <o:OLEObject Type="Embed" ProgID="Equation.DSMT4" ShapeID="_x0000_i14630" DrawAspect="Content" ObjectID="_1621452811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4631" type="#_x0000_t75" style="width:15.05pt;height:18.25pt" o:ole="">
            <v:imagedata r:id="rId380" o:title=""/>
          </v:shape>
          <o:OLEObject Type="Embed" ProgID="Equation.DSMT4" ShapeID="_x0000_i14631" DrawAspect="Content" ObjectID="_1621452812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4632" type="#_x0000_t75" style="width:11.3pt;height:13.95pt" o:ole="">
            <v:imagedata r:id="rId382" o:title=""/>
          </v:shape>
          <o:OLEObject Type="Embed" ProgID="Equation.DSMT4" ShapeID="_x0000_i14632" DrawAspect="Content" ObjectID="_1621452813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4633" type="#_x0000_t75" style="width:11.8pt;height:18.25pt" o:ole="">
            <v:imagedata r:id="rId384" o:title=""/>
          </v:shape>
          <o:OLEObject Type="Embed" ProgID="Equation.DSMT4" ShapeID="_x0000_i14633" DrawAspect="Content" ObjectID="_1621452814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4634" type="#_x0000_t75" style="width:18.25pt;height:18.25pt" o:ole="">
            <v:imagedata r:id="rId386" o:title=""/>
          </v:shape>
          <o:OLEObject Type="Embed" ProgID="Equation.DSMT4" ShapeID="_x0000_i14634" DrawAspect="Content" ObjectID="_1621452815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4635" type="#_x0000_t75" style="width:13.95pt;height:18.25pt" o:ole="">
            <v:imagedata r:id="rId388" o:title=""/>
          </v:shape>
          <o:OLEObject Type="Embed" ProgID="Equation.DSMT4" ShapeID="_x0000_i14635" DrawAspect="Content" ObjectID="_1621452816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3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1</w:t>
      </w:r>
      <w:r w:rsidR="009C2BC6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4636" type="#_x0000_t75" style="width:11.3pt;height:18.8pt" o:ole="">
            <v:imagedata r:id="rId361" o:title=""/>
          </v:shape>
          <o:OLEObject Type="Embed" ProgID="Equation.DSMT4" ShapeID="_x0000_i14636" DrawAspect="Content" ObjectID="_1621452817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4637" type="#_x0000_t75" style="width:13.95pt;height:18.8pt" o:ole="">
            <v:imagedata r:id="rId393" o:title=""/>
          </v:shape>
          <o:OLEObject Type="Embed" ProgID="Equation.DSMT4" ShapeID="_x0000_i14637" DrawAspect="Content" ObjectID="_1621452818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1C4A11">
        <w:fldChar w:fldCharType="begin"/>
      </w:r>
      <w:r w:rsidR="001C4A11">
        <w:instrText xml:space="preserve"> REF ZEqnNum556918 \* Charformat \! \* MERGEFORMAT </w:instrText>
      </w:r>
      <w:r w:rsidR="001C4A11">
        <w:fldChar w:fldCharType="separate"/>
      </w:r>
      <w:r w:rsidR="00FA7E83">
        <w:instrText>(3.2)</w:instrText>
      </w:r>
      <w:r w:rsidR="001C4A11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4638" type="#_x0000_t75" style="width:171.95pt;height:49.95pt" o:ole="">
            <v:imagedata r:id="rId395" o:title=""/>
          </v:shape>
          <o:OLEObject Type="Embed" ProgID="Equation.DSMT4" ShapeID="_x0000_i14638" DrawAspect="Content" ObjectID="_1621452819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A4453A" w:rsidRDefault="0016694E" w:rsidP="00A4453A">
      <w:pPr>
        <w:ind w:firstLine="480"/>
      </w:pPr>
      <w:r>
        <w:rPr>
          <w:rFonts w:hint="eastAsia"/>
        </w:rPr>
        <w:t>由於</w:t>
      </w:r>
      <w:r w:rsidR="00CE021E">
        <w:rPr>
          <w:rFonts w:hint="eastAsia"/>
        </w:rPr>
        <w:t>需求</w:t>
      </w:r>
      <w:r w:rsidR="00A4453A">
        <w:rPr>
          <w:rFonts w:hint="eastAsia"/>
        </w:rPr>
        <w:t>具有不確定性</w:t>
      </w:r>
      <w:r w:rsidR="00BF6E94">
        <w:rPr>
          <w:rFonts w:hint="eastAsia"/>
        </w:rPr>
        <w:t>，有時實際需</w:t>
      </w:r>
      <w:r w:rsidR="00CE021E">
        <w:rPr>
          <w:rFonts w:hint="eastAsia"/>
        </w:rPr>
        <w:t>求超過原先預期的需求</w:t>
      </w:r>
      <w:r w:rsidR="00A4453A">
        <w:rPr>
          <w:rFonts w:hint="eastAsia"/>
        </w:rPr>
        <w:t>，</w:t>
      </w:r>
      <w:r w:rsidR="00BF6E94">
        <w:rPr>
          <w:rFonts w:hint="eastAsia"/>
        </w:rPr>
        <w:t>因此</w:t>
      </w:r>
      <w:r w:rsidR="00A4453A">
        <w:rPr>
          <w:rFonts w:hint="eastAsia"/>
        </w:rPr>
        <w:t>對於</w:t>
      </w:r>
      <w:proofErr w:type="gramStart"/>
      <w:r w:rsidR="00BF6E94">
        <w:rPr>
          <w:rFonts w:hint="eastAsia"/>
        </w:rPr>
        <w:t>梁</w:t>
      </w:r>
      <w:r w:rsidR="00A4453A">
        <w:rPr>
          <w:rFonts w:hint="eastAsia"/>
        </w:rPr>
        <w:t>端部</w:t>
      </w:r>
      <w:proofErr w:type="gramEnd"/>
      <w:r w:rsidR="00825F66">
        <w:rPr>
          <w:rFonts w:hint="eastAsia"/>
        </w:rPr>
        <w:t>可能</w:t>
      </w:r>
      <w:proofErr w:type="gramStart"/>
      <w:r w:rsidR="00825F66">
        <w:rPr>
          <w:rFonts w:hint="eastAsia"/>
        </w:rPr>
        <w:t>產生塑角</w:t>
      </w:r>
      <w:r w:rsidR="00BF6E94">
        <w:rPr>
          <w:rFonts w:hint="eastAsia"/>
        </w:rPr>
        <w:t>的</w:t>
      </w:r>
      <w:proofErr w:type="gramEnd"/>
      <w:r w:rsidR="00825F66">
        <w:rPr>
          <w:rFonts w:hint="eastAsia"/>
        </w:rPr>
        <w:t>區</w:t>
      </w:r>
      <w:r w:rsidR="00BF6E94">
        <w:rPr>
          <w:rFonts w:hint="eastAsia"/>
        </w:rPr>
        <w:t>域</w:t>
      </w:r>
      <w:r w:rsidR="0060165B">
        <w:rPr>
          <w:rFonts w:hint="eastAsia"/>
        </w:rPr>
        <w:t>需</w:t>
      </w:r>
      <w:r w:rsidR="00A4453A">
        <w:rPr>
          <w:rFonts w:hint="eastAsia"/>
        </w:rPr>
        <w:t>限制其</w:t>
      </w:r>
      <w:r w:rsidR="00825F66">
        <w:rPr>
          <w:rFonts w:hint="eastAsia"/>
        </w:rPr>
        <w:t>範圍</w:t>
      </w:r>
      <w:r w:rsidR="00A4453A">
        <w:rPr>
          <w:rFonts w:hint="eastAsia"/>
        </w:rPr>
        <w:t>不可</w:t>
      </w:r>
      <w:proofErr w:type="gramStart"/>
      <w:r w:rsidR="00A4453A">
        <w:rPr>
          <w:rFonts w:hint="eastAsia"/>
        </w:rPr>
        <w:t>做斷筋</w:t>
      </w:r>
      <w:proofErr w:type="gramEnd"/>
      <w:r w:rsidR="00A4453A">
        <w:rPr>
          <w:rFonts w:hint="eastAsia"/>
        </w:rPr>
        <w:t>，以確保安全性。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</w:t>
      </w:r>
      <w:r w:rsidR="007957F4">
        <w:rPr>
          <w:rFonts w:hint="eastAsia"/>
        </w:rPr>
        <w:t>產生數個起伏</w:t>
      </w:r>
      <w:r w:rsidR="00825F66">
        <w:rPr>
          <w:rFonts w:hint="eastAsia"/>
        </w:rPr>
        <w:t>的</w:t>
      </w:r>
      <w:r w:rsidR="007957F4">
        <w:rPr>
          <w:rFonts w:hint="eastAsia"/>
        </w:rPr>
        <w:t>鋼筋</w:t>
      </w:r>
      <w:r w:rsidR="00825F66">
        <w:rPr>
          <w:rFonts w:hint="eastAsia"/>
        </w:rPr>
        <w:t>配置</w:t>
      </w:r>
      <w:r w:rsidR="007957F4">
        <w:rPr>
          <w:rFonts w:hint="eastAsia"/>
        </w:rPr>
        <w:t>情況，會</w:t>
      </w:r>
      <w:r w:rsidR="00825F66">
        <w:rPr>
          <w:rFonts w:hint="eastAsia"/>
        </w:rPr>
        <w:t>使施工複雜度大幅增加，不容易進行查驗的動作。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</w:t>
      </w:r>
      <w:r w:rsidR="007957F4">
        <w:rPr>
          <w:rFonts w:hint="eastAsia"/>
        </w:rPr>
        <w:t>極大與極小值</w:t>
      </w:r>
      <w:r w:rsidR="007957F4">
        <w:rPr>
          <w:rFonts w:hint="eastAsia"/>
        </w:rPr>
        <w:t>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5</w:t>
      </w:r>
      <w:r w:rsidR="006B7A0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</w:t>
      </w:r>
      <w:bookmarkStart w:id="34" w:name="_GoBack"/>
      <w:bookmarkEnd w:id="34"/>
      <w:r>
        <w:rPr>
          <w:rFonts w:hint="eastAsia"/>
        </w:rPr>
        <w:t>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</w:t>
      </w:r>
      <w:del w:id="35" w:author="skyran" w:date="2019-06-07T17:01:00Z">
        <w:r w:rsidR="003B3036" w:rsidDel="00DE5557">
          <w:rPr>
            <w:rFonts w:hint="eastAsia"/>
          </w:rPr>
          <w:delText>所以</w:delText>
        </w:r>
      </w:del>
      <w:r w:rsidR="003B3036">
        <w:rPr>
          <w:rFonts w:hint="eastAsia"/>
        </w:rPr>
        <w:t>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6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bookmarkEnd w:id="36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ins w:id="37" w:author="skyran" w:date="2019-06-07T17:02:00Z">
        <w:r w:rsidR="00DE5557">
          <w:rPr>
            <w:rFonts w:hint="eastAsia"/>
          </w:rPr>
          <w:t>因此</w:t>
        </w:r>
      </w:ins>
      <w:del w:id="38" w:author="skyran" w:date="2019-06-07T17:02:00Z">
        <w:r w:rsidR="00D67A61" w:rsidDel="00DE5557">
          <w:rPr>
            <w:rFonts w:hint="eastAsia"/>
          </w:rPr>
          <w:delText>所以</w:delText>
        </w:r>
      </w:del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F42277">
        <w:rPr>
          <w:rFonts w:hint="eastAsia"/>
        </w:rPr>
        <w:t>，但其實地梁也可以做多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ins w:id="39" w:author="skyran" w:date="2019-06-07T17:03:00Z">
        <w:r w:rsidR="00DE5557">
          <w:rPr>
            <w:rFonts w:hint="eastAsia"/>
          </w:rPr>
          <w:t>，</w:t>
        </w:r>
      </w:ins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ins w:id="40" w:author="skyran" w:date="2019-06-07T17:02:00Z">
        <w:r w:rsidR="00DE5557">
          <w:rPr>
            <w:rFonts w:hint="eastAsia"/>
          </w:rPr>
          <w:t>進</w:t>
        </w:r>
      </w:ins>
      <w:del w:id="41" w:author="skyran" w:date="2019-06-07T17:02:00Z">
        <w:r w:rsidR="00F42277" w:rsidDel="00DE5557">
          <w:rPr>
            <w:rFonts w:hint="eastAsia"/>
          </w:rPr>
          <w:delText>近</w:delText>
        </w:r>
      </w:del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ins w:id="42" w:author="skyran" w:date="2019-06-07T17:03:00Z">
        <w:r w:rsidR="00DE5557">
          <w:rPr>
            <w:rFonts w:hint="eastAsia"/>
          </w:rPr>
          <w:t>故</w:t>
        </w:r>
      </w:ins>
      <w:del w:id="43" w:author="skyran" w:date="2019-06-07T17:03:00Z">
        <w:r w:rsidR="00F42277" w:rsidDel="00DE5557">
          <w:rPr>
            <w:rFonts w:hint="eastAsia"/>
          </w:rPr>
          <w:delText>所以</w:delText>
        </w:r>
      </w:del>
      <w:r w:rsidR="00F42277">
        <w:rPr>
          <w:rFonts w:hint="eastAsia"/>
        </w:rPr>
        <w:t>本研究僅專門針對大梁的複雜情況做討論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4639" type="#_x0000_t75" style="width:11.3pt;height:30.65pt" o:ole="">
            <v:imagedata r:id="rId400" o:title=""/>
          </v:shape>
          <o:OLEObject Type="Embed" ProgID="Equation.DSMT4" ShapeID="_x0000_i14639" DrawAspect="Content" ObjectID="_1621452820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</w:t>
      </w:r>
      <w:r>
        <w:rPr>
          <w:rFonts w:hint="eastAsia"/>
        </w:rPr>
        <w:lastRenderedPageBreak/>
        <w:t>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</w:t>
      </w:r>
      <w:del w:id="44" w:author="skyran" w:date="2019-06-07T17:04:00Z">
        <w:r w:rsidR="00795174" w:rsidDel="00DE5557">
          <w:rPr>
            <w:rFonts w:hint="eastAsia"/>
          </w:rPr>
          <w:delText>所以</w:delText>
        </w:r>
      </w:del>
      <w:r w:rsidR="00795174">
        <w:rPr>
          <w:rFonts w:hint="eastAsia"/>
        </w:rPr>
        <w:t>可</w:t>
      </w:r>
      <w:ins w:id="45" w:author="skyran" w:date="2019-06-07T17:04:00Z">
        <w:r w:rsidR="00DE5557">
          <w:rPr>
            <w:rFonts w:hint="eastAsia"/>
          </w:rPr>
          <w:t>推斷出</w:t>
        </w:r>
      </w:ins>
      <w:del w:id="46" w:author="skyran" w:date="2019-06-07T17:04:00Z">
        <w:r w:rsidR="00795174" w:rsidDel="00DE5557">
          <w:rPr>
            <w:rFonts w:hint="eastAsia"/>
          </w:rPr>
          <w:delText>知</w:delText>
        </w:r>
      </w:del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ins w:id="47" w:author="skyran" w:date="2019-06-07T17:06:00Z">
        <w:r w:rsidR="00BD2EE3">
          <w:rPr>
            <w:rFonts w:hint="eastAsia"/>
          </w:rPr>
          <w:t>因此</w:t>
        </w:r>
      </w:ins>
      <w:del w:id="48" w:author="skyran" w:date="2019-06-07T17:06:00Z">
        <w:r w:rsidR="00714B5E" w:rsidDel="00BD2EE3">
          <w:rPr>
            <w:rFonts w:hint="eastAsia"/>
          </w:rPr>
          <w:delText>所以</w:delText>
        </w:r>
      </w:del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ins w:id="49" w:author="skyran" w:date="2019-06-07T17:06:00Z">
        <w:r w:rsidR="00BD2EE3">
          <w:rPr>
            <w:rFonts w:hint="eastAsia"/>
          </w:rPr>
          <w:t>，</w:t>
        </w:r>
      </w:ins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ins w:id="50" w:author="skyran" w:date="2019-06-07T17:07:00Z">
        <w:r w:rsidR="00BD2EE3">
          <w:rPr>
            <w:rFonts w:hint="eastAsia"/>
          </w:rPr>
          <w:t>故</w:t>
        </w:r>
      </w:ins>
      <w:del w:id="51" w:author="skyran" w:date="2019-06-07T17:07:00Z">
        <w:r w:rsidR="00252E28" w:rsidDel="00BD2EE3">
          <w:rPr>
            <w:rFonts w:hint="eastAsia"/>
          </w:rPr>
          <w:delText>所以</w:delText>
        </w:r>
      </w:del>
      <w:r w:rsidR="00252E28">
        <w:rPr>
          <w:rFonts w:hint="eastAsia"/>
        </w:rPr>
        <w:t>低樓層需要承受之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52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bookmarkEnd w:id="52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1C4A11">
        <w:fldChar w:fldCharType="begin"/>
      </w:r>
      <w:r w:rsidR="001C4A11">
        <w:instrText xml:space="preserve"> REF ZEqnNum323801 \* Charformat \! \* MERGEFORMAT </w:instrText>
      </w:r>
      <w:r w:rsidR="001C4A11">
        <w:fldChar w:fldCharType="separate"/>
      </w:r>
      <w:r w:rsidR="00FA7E83">
        <w:instrText>(3.1)</w:instrText>
      </w:r>
      <w:r w:rsidR="001C4A11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del w:id="53" w:author="skyran" w:date="2019-06-07T17:07:00Z">
        <w:r w:rsidR="00472EF6" w:rsidDel="00BD2EE3">
          <w:rPr>
            <w:rFonts w:hint="eastAsia"/>
          </w:rPr>
          <w:delText>還有</w:delText>
        </w:r>
      </w:del>
      <w:r w:rsidR="00472EF6">
        <w:rPr>
          <w:rFonts w:hint="eastAsia"/>
        </w:rPr>
        <w:t>梁的長度也會影響，因</w:t>
      </w:r>
      <w:del w:id="54" w:author="skyran" w:date="2019-06-07T17:07:00Z">
        <w:r w:rsidR="00472EF6" w:rsidDel="00BD2EE3">
          <w:rPr>
            <w:rFonts w:hint="eastAsia"/>
          </w:rPr>
          <w:delText>為</w:delText>
        </w:r>
      </w:del>
      <w:r w:rsidR="00472EF6">
        <w:rPr>
          <w:rFonts w:hint="eastAsia"/>
        </w:rPr>
        <w:t>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55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bookmarkEnd w:id="55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ins w:id="56" w:author="skyran" w:date="2019-06-07T17:08:00Z">
        <w:r w:rsidR="00BD2EE3">
          <w:rPr>
            <w:rFonts w:hint="eastAsia"/>
          </w:rPr>
          <w:t>故</w:t>
        </w:r>
      </w:ins>
      <w:del w:id="57" w:author="skyran" w:date="2019-06-07T17:08:00Z">
        <w:r w:rsidR="008D26FF" w:rsidDel="00BD2EE3">
          <w:rPr>
            <w:rFonts w:hint="eastAsia"/>
          </w:rPr>
          <w:delText>所以</w:delText>
        </w:r>
      </w:del>
      <w:r w:rsidR="008D26FF">
        <w:rPr>
          <w:rFonts w:hint="eastAsia"/>
        </w:rPr>
        <w:t>可</w:t>
      </w:r>
      <w:ins w:id="58" w:author="skyran" w:date="2019-06-07T17:08:00Z">
        <w:r w:rsidR="00BD2EE3">
          <w:rPr>
            <w:rFonts w:hint="eastAsia"/>
          </w:rPr>
          <w:t>推斷</w:t>
        </w:r>
      </w:ins>
      <w:del w:id="59" w:author="skyran" w:date="2019-06-07T17:08:00Z">
        <w:r w:rsidR="008D26FF" w:rsidDel="00BD2EE3">
          <w:rPr>
            <w:rFonts w:hint="eastAsia"/>
          </w:rPr>
          <w:delText>知</w:delText>
        </w:r>
      </w:del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6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bookmarkEnd w:id="6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del w:id="61" w:author="skyran" w:date="2019-06-07T17:09:00Z">
        <w:r w:rsidR="00570958" w:rsidRPr="004C5F6F" w:rsidDel="00BD2EE3">
          <w:rPr>
            <w:rFonts w:hint="eastAsia"/>
          </w:rPr>
          <w:delText>這</w:delText>
        </w:r>
      </w:del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del w:id="62" w:author="skyran" w:date="2019-06-07T17:09:00Z">
        <w:r w:rsidR="00570958" w:rsidDel="00BD2EE3">
          <w:rPr>
            <w:rFonts w:hint="eastAsia"/>
          </w:rPr>
          <w:delText>因</w:delText>
        </w:r>
      </w:del>
      <w:del w:id="63" w:author="skyran" w:date="2019-06-07T17:08:00Z">
        <w:r w:rsidR="00570958" w:rsidDel="00BD2EE3">
          <w:rPr>
            <w:rFonts w:hint="eastAsia"/>
          </w:rPr>
          <w:delText>為</w:delText>
        </w:r>
      </w:del>
      <w:ins w:id="64" w:author="skyran" w:date="2019-06-07T17:09:00Z">
        <w:r w:rsidR="00BD2EE3">
          <w:rPr>
            <w:rFonts w:hint="eastAsia"/>
          </w:rPr>
          <w:t>故</w:t>
        </w:r>
      </w:ins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65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5</w:t>
      </w:r>
      <w:r w:rsidR="006B7A07">
        <w:fldChar w:fldCharType="end"/>
      </w:r>
      <w:bookmarkEnd w:id="65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</w:t>
      </w:r>
      <w:del w:id="66" w:author="skyran" w:date="2019-06-07T17:09:00Z">
        <w:r w:rsidR="00AA1AD2" w:rsidDel="00BD2EE3">
          <w:rPr>
            <w:rFonts w:hint="eastAsia"/>
          </w:rPr>
          <w:delText>所以必</w:delText>
        </w:r>
      </w:del>
      <w:r w:rsidR="00AA1AD2">
        <w:rPr>
          <w:rFonts w:hint="eastAsia"/>
        </w:rPr>
        <w:t>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67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bookmarkEnd w:id="67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除以梁長之</w:t>
      </w:r>
      <w:r w:rsidR="008710DF" w:rsidRPr="008710DF">
        <w:rPr>
          <w:position w:val="-14"/>
        </w:rPr>
        <w:object w:dxaOrig="279" w:dyaOrig="380">
          <v:shape id="_x0000_i14640" type="#_x0000_t75" style="width:13.95pt;height:18.8pt" o:ole="">
            <v:imagedata r:id="rId407" o:title=""/>
          </v:shape>
          <o:OLEObject Type="Embed" ProgID="Equation.DSMT4" ShapeID="_x0000_i14640" DrawAspect="Content" ObjectID="_1621452821" r:id="rId408"/>
        </w:object>
      </w:r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ins w:id="68" w:author="skyran" w:date="2019-06-07T17:11:00Z">
        <w:r w:rsidR="00BD2EE3">
          <w:rPr>
            <w:rFonts w:hint="eastAsia"/>
          </w:rPr>
          <w:t>則</w:t>
        </w:r>
      </w:ins>
      <w:del w:id="69" w:author="skyran" w:date="2019-06-07T17:11:00Z">
        <w:r w:rsidR="00006B97" w:rsidDel="00BD2EE3">
          <w:rPr>
            <w:rFonts w:hint="eastAsia"/>
          </w:rPr>
          <w:delText>所以</w:delText>
        </w:r>
      </w:del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ins w:id="70" w:author="skyran" w:date="2019-06-07T17:12:00Z">
        <w:r w:rsidR="00BD2EE3">
          <w:rPr>
            <w:rFonts w:hint="eastAsia"/>
          </w:rPr>
          <w:t>之</w:t>
        </w:r>
      </w:ins>
      <w:del w:id="71" w:author="skyran" w:date="2019-06-07T17:12:00Z">
        <w:r w:rsidR="008710DF" w:rsidDel="00BD2EE3">
          <w:rPr>
            <w:rFonts w:hint="eastAsia"/>
          </w:rPr>
          <w:delText>的</w:delText>
        </w:r>
      </w:del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del w:id="72" w:author="skyran" w:date="2019-06-07T17:12:00Z">
        <w:r w:rsidR="00B05985" w:rsidDel="00BD2EE3">
          <w:rPr>
            <w:rFonts w:hint="eastAsia"/>
          </w:rPr>
          <w:delText>而</w:delText>
        </w:r>
      </w:del>
      <w:r w:rsidR="00B05985">
        <w:rPr>
          <w:rFonts w:hint="eastAsia"/>
        </w:rPr>
        <w:t>由於不必</w:t>
      </w:r>
      <w:ins w:id="73" w:author="skyran" w:date="2019-06-07T17:12:00Z">
        <w:r w:rsidR="00BD2EE3">
          <w:rPr>
            <w:rFonts w:hint="eastAsia"/>
          </w:rPr>
          <w:lastRenderedPageBreak/>
          <w:t>再</w:t>
        </w:r>
      </w:ins>
      <w:r w:rsidR="00B05985">
        <w:rPr>
          <w:rFonts w:hint="eastAsia"/>
        </w:rPr>
        <w:t>加上伸展長度，</w:t>
      </w:r>
      <w:ins w:id="74" w:author="skyran" w:date="2019-06-07T17:12:00Z">
        <w:r w:rsidR="00BD2EE3">
          <w:rPr>
            <w:rFonts w:hint="eastAsia"/>
          </w:rPr>
          <w:t>故</w:t>
        </w:r>
      </w:ins>
      <w:del w:id="75" w:author="skyran" w:date="2019-06-07T17:12:00Z">
        <w:r w:rsidR="00B05985" w:rsidDel="00BD2EE3">
          <w:rPr>
            <w:rFonts w:hint="eastAsia"/>
          </w:rPr>
          <w:delText>所以</w:delText>
        </w:r>
      </w:del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ins w:id="76" w:author="skyran" w:date="2019-06-07T17:13:00Z">
        <w:r>
          <w:rPr>
            <w:rFonts w:hint="eastAsia"/>
          </w:rPr>
          <w:t>因而可得知</w:t>
        </w:r>
      </w:ins>
      <w:del w:id="77" w:author="skyran" w:date="2019-06-07T17:13:00Z">
        <w:r w:rsidR="008710DF" w:rsidDel="00BD2EE3">
          <w:rPr>
            <w:rFonts w:hint="eastAsia"/>
          </w:rPr>
          <w:delText>所以</w:delText>
        </w:r>
      </w:del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ins w:id="78" w:author="skyran" w:date="2019-06-07T17:13:00Z">
        <w:r>
          <w:rPr>
            <w:rFonts w:hint="eastAsia"/>
          </w:rPr>
          <w:t>之</w:t>
        </w:r>
      </w:ins>
      <w:del w:id="79" w:author="skyran" w:date="2019-06-07T17:13:00Z">
        <w:r w:rsidR="008710DF" w:rsidDel="00BD2EE3">
          <w:rPr>
            <w:rFonts w:hint="eastAsia"/>
          </w:rPr>
          <w:delText>的</w:delText>
        </w:r>
      </w:del>
      <w:r w:rsidR="008710DF">
        <w:rPr>
          <w:rFonts w:hint="eastAsia"/>
        </w:rPr>
        <w:t>變化。</w:t>
      </w:r>
      <w:del w:id="80" w:author="skyran" w:date="2019-06-07T17:13:00Z">
        <w:r w:rsidR="008710DF" w:rsidDel="00BD2EE3">
          <w:rPr>
            <w:rFonts w:hint="eastAsia"/>
          </w:rPr>
          <w:delText>而</w:delText>
        </w:r>
      </w:del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4641" type="#_x0000_t75" style="width:11.8pt;height:31.7pt" o:ole="">
            <v:imagedata r:id="rId409" o:title=""/>
          </v:shape>
          <o:OLEObject Type="Embed" ProgID="Equation.DSMT4" ShapeID="_x0000_i14641" DrawAspect="Content" ObjectID="_1621452822" r:id="rId410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4642" type="#_x0000_t75" style="width:11.8pt;height:31.7pt" o:ole="">
            <v:imagedata r:id="rId409" o:title=""/>
          </v:shape>
          <o:OLEObject Type="Embed" ProgID="Equation.DSMT4" ShapeID="_x0000_i14642" DrawAspect="Content" ObjectID="_1621452823" r:id="rId411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del w:id="81" w:author="skyran" w:date="2019-06-07T17:15:00Z">
        <w:r w:rsidR="00A9027B" w:rsidDel="00E02B46">
          <w:rPr>
            <w:rFonts w:hint="eastAsia"/>
          </w:rPr>
          <w:delText>所以</w:delText>
        </w:r>
      </w:del>
      <w:r w:rsidR="00A9027B">
        <w:rPr>
          <w:rFonts w:hint="eastAsia"/>
        </w:rPr>
        <w:t>可</w:t>
      </w:r>
      <w:ins w:id="82" w:author="skyran" w:date="2019-06-07T17:15:00Z">
        <w:r w:rsidR="00E02B46">
          <w:rPr>
            <w:rFonts w:hint="eastAsia"/>
          </w:rPr>
          <w:t>得</w:t>
        </w:r>
      </w:ins>
      <w:r w:rsidR="00A9027B">
        <w:rPr>
          <w:rFonts w:hint="eastAsia"/>
        </w:rPr>
        <w:t>知較長的梁長可使可最佳化的區域變大，但較長的梁長通常也會使斷面需求加大，</w:t>
      </w:r>
      <w:ins w:id="83" w:author="skyran" w:date="2019-06-07T17:16:00Z">
        <w:r w:rsidR="00E02B46">
          <w:rPr>
            <w:rFonts w:hint="eastAsia"/>
          </w:rPr>
          <w:t>因此</w:t>
        </w:r>
      </w:ins>
      <w:del w:id="84" w:author="skyran" w:date="2019-06-07T17:15:00Z">
        <w:r w:rsidR="00A9027B" w:rsidDel="00E02B46">
          <w:rPr>
            <w:rFonts w:hint="eastAsia"/>
          </w:rPr>
          <w:delText>所以</w:delText>
        </w:r>
      </w:del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85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7</w:t>
      </w:r>
      <w:r w:rsidR="006B7A07">
        <w:fldChar w:fldCharType="end"/>
      </w:r>
      <w:bookmarkEnd w:id="85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</w:t>
      </w:r>
      <w:r>
        <w:rPr>
          <w:rFonts w:hint="eastAsia"/>
        </w:rPr>
        <w:lastRenderedPageBreak/>
        <w:t>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86" w:name="_Ref10198256"/>
      <w:bookmarkStart w:id="87" w:name="_Ref1019826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1</w:t>
      </w:r>
      <w:r w:rsidR="009C2BC6">
        <w:fldChar w:fldCharType="end"/>
      </w:r>
      <w:bookmarkEnd w:id="87"/>
      <w:r>
        <w:tab/>
      </w:r>
      <w:r>
        <w:rPr>
          <w:rFonts w:hint="eastAsia"/>
        </w:rPr>
        <w:t>水平譜加速度係數</w:t>
      </w:r>
      <w:bookmarkEnd w:id="86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A9027B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影響最佳化效益的因素是梁長。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</w:t>
      </w:r>
      <w:r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252E28" w:rsidRDefault="00A9027B" w:rsidP="005B5112">
      <w:pPr>
        <w:ind w:firstLine="480"/>
      </w:pPr>
      <w:r>
        <w:rPr>
          <w:rFonts w:hint="eastAsia"/>
        </w:rPr>
        <w:t>另外縱使預期樓層數不影響最佳化的效益，本研究仍納入</w:t>
      </w:r>
      <w:r w:rsidR="005B5112">
        <w:rPr>
          <w:rFonts w:hint="eastAsia"/>
        </w:rPr>
        <w:t>考慮中高樓層的狀況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9D389C">
        <w:rPr>
          <w:rFonts w:hint="eastAsia"/>
        </w:rPr>
        <w:t>與預期之假設相同，</w:t>
      </w:r>
      <w:r>
        <w:rPr>
          <w:rFonts w:hint="eastAsia"/>
        </w:rPr>
        <w:t>與做完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>
        <w:rPr>
          <w:rFonts w:hint="eastAsia"/>
        </w:rPr>
        <w:t>。以此多考慮兩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2</w:t>
      </w:r>
      <w:r w:rsidR="009C2BC6">
        <w:fldChar w:fldCharType="end"/>
      </w:r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9D389C" w:rsidP="00550B9D">
      <w:pPr>
        <w:pStyle w:val="a9"/>
      </w:pPr>
      <w:r w:rsidRPr="009D389C">
        <w:rPr>
          <w:noProof/>
        </w:rPr>
        <w:drawing>
          <wp:inline distT="0" distB="0" distL="0" distR="0" wp14:anchorId="58C61084" wp14:editId="41747BFC">
            <wp:extent cx="5010150" cy="44323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4643" type="#_x0000_t75" style="width:65pt;height:18.25pt" o:ole="">
            <v:imagedata r:id="rId415" o:title=""/>
          </v:shape>
          <o:OLEObject Type="Embed" ProgID="Equation.DSMT4" ShapeID="_x0000_i14643" DrawAspect="Content" ObjectID="_1621452824" r:id="rId416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4644" type="#_x0000_t75" style="width:70.4pt;height:18.25pt" o:ole="">
            <v:imagedata r:id="rId417" o:title=""/>
          </v:shape>
          <o:OLEObject Type="Embed" ProgID="Equation.DSMT4" ShapeID="_x0000_i14644" DrawAspect="Content" ObjectID="_1621452825" r:id="rId418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4645" type="#_x0000_t75" style="width:65pt;height:18.25pt" o:ole="">
            <v:imagedata r:id="rId419" o:title=""/>
          </v:shape>
          <o:OLEObject Type="Embed" ProgID="Equation.DSMT4" ShapeID="_x0000_i14645" DrawAspect="Content" ObjectID="_1621452826" r:id="rId420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4646" type="#_x0000_t75" style="width:60.2pt;height:18.25pt" o:ole="">
            <v:imagedata r:id="rId421" o:title=""/>
          </v:shape>
          <o:OLEObject Type="Embed" ProgID="Equation.DSMT4" ShapeID="_x0000_i14646" DrawAspect="Content" ObjectID="_1621452827" r:id="rId422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4647" type="#_x0000_t75" style="width:11.8pt;height:12.9pt" o:ole="">
            <v:imagedata r:id="rId423" o:title=""/>
          </v:shape>
          <o:OLEObject Type="Embed" ProgID="Equation.DSMT4" ShapeID="_x0000_i14647" DrawAspect="Content" ObjectID="_1621452828" r:id="rId424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4648" type="#_x0000_t75" style="width:15.05pt;height:18.25pt" o:ole="">
            <v:imagedata r:id="rId425" o:title=""/>
          </v:shape>
          <o:OLEObject Type="Embed" ProgID="Equation.DSMT4" ShapeID="_x0000_i14648" DrawAspect="Content" ObjectID="_1621452829" r:id="rId426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88" w:name="_Ref10624841"/>
      <w:bookmarkStart w:id="89" w:name="_Ref106248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3</w:t>
      </w:r>
      <w:r w:rsidR="009C2BC6">
        <w:fldChar w:fldCharType="end"/>
      </w:r>
      <w:bookmarkEnd w:id="89"/>
      <w:r>
        <w:tab/>
      </w:r>
      <w:r>
        <w:rPr>
          <w:rFonts w:hint="eastAsia"/>
        </w:rPr>
        <w:t>數值模型之設計假設</w:t>
      </w:r>
      <w:bookmarkEnd w:id="88"/>
    </w:p>
    <w:p w:rsidR="002A5858" w:rsidRPr="002A5858" w:rsidRDefault="009D389C" w:rsidP="009D389C">
      <w:pPr>
        <w:pStyle w:val="a9"/>
      </w:pPr>
      <w:r w:rsidRPr="009D389C">
        <w:rPr>
          <w:noProof/>
        </w:rPr>
        <w:drawing>
          <wp:inline distT="0" distB="0" distL="0" distR="0" wp14:anchorId="2CC538D5" wp14:editId="25220565">
            <wp:extent cx="2870200" cy="3105150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 w:rsidR="00FE10D0">
        <w:rPr>
          <w:rFonts w:hint="eastAsia"/>
        </w:rPr>
        <w:t>2019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4649" type="#_x0000_t75" style="width:11.3pt;height:13.95pt" o:ole="">
            <v:imagedata r:id="rId428" o:title=""/>
          </v:shape>
          <o:OLEObject Type="Embed" ProgID="Equation.DSMT4" ShapeID="_x0000_i14649" DrawAspect="Content" ObjectID="_1621452830" r:id="rId429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4650" type="#_x0000_t75" style="width:11.3pt;height:13.95pt" o:ole="">
            <v:imagedata r:id="rId428" o:title=""/>
          </v:shape>
          <o:OLEObject Type="Embed" ProgID="Equation.DSMT4" ShapeID="_x0000_i14650" DrawAspect="Content" ObjectID="_1621452831" r:id="rId430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本節以上一節的設計分析模型</w:t>
      </w:r>
      <w:r w:rsidR="00FE10D0">
        <w:rPr>
          <w:rFonts w:hint="eastAsia"/>
        </w:rPr>
        <w:t>，</w:t>
      </w:r>
      <w:r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>
        <w:rPr>
          <w:rFonts w:hint="eastAsia"/>
        </w:rPr>
        <w:t>量化研究。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以上一節之設計出的</w:t>
      </w:r>
      <w:r w:rsidR="00FB5953">
        <w:rPr>
          <w:rFonts w:hint="eastAsia"/>
        </w:rPr>
        <w:t>分析</w:t>
      </w:r>
      <w:r>
        <w:rPr>
          <w:rFonts w:hint="eastAsia"/>
        </w:rPr>
        <w:t>數值</w:t>
      </w:r>
      <w:r w:rsidR="00FB5953">
        <w:rPr>
          <w:rFonts w:hint="eastAsia"/>
        </w:rPr>
        <w:t>模型結果，</w:t>
      </w:r>
      <w:r w:rsidR="00915506">
        <w:rPr>
          <w:rFonts w:hint="eastAsia"/>
        </w:rPr>
        <w:t>區分成上層鋼筋與下層鋼筋分別討論</w:t>
      </w:r>
      <w:r w:rsidR="00FB5953">
        <w:rPr>
          <w:rFonts w:hint="eastAsia"/>
        </w:rPr>
        <w:t>最佳化後的差異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再以整體結</w:t>
      </w:r>
      <w:r w:rsidR="00E27DFA">
        <w:rPr>
          <w:rFonts w:hint="eastAsia"/>
        </w:rPr>
        <w:t>果來檢視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</w:t>
      </w:r>
      <w:r>
        <w:fldChar w:fldCharType="begin"/>
      </w:r>
      <w:r>
        <w:instrText xml:space="preserve"> GOTOBUTTON ZEqnNum806486  \* MERGEFORMAT </w:instrText>
      </w:r>
      <w:r w:rsidR="001C4A11">
        <w:fldChar w:fldCharType="begin"/>
      </w:r>
      <w:r w:rsidR="001C4A11">
        <w:instrText xml:space="preserve"> REF ZEqnNum806486 \* Charformat \! \* MERGEFORMAT </w:instrText>
      </w:r>
      <w:r w:rsidR="001C4A11">
        <w:fldChar w:fldCharType="separate"/>
      </w:r>
      <w:r w:rsidR="00FA7E83">
        <w:instrText>(3.3)</w:instrText>
      </w:r>
      <w:r w:rsidR="001C4A11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>
        <w:rPr>
          <w:rFonts w:hint="eastAsia"/>
        </w:rPr>
        <w:t>愈小代表最佳化鋼筋用量相較於傳統鋼筋用鋼量愈少。</w:t>
      </w:r>
      <w:r w:rsidR="00C920DA">
        <w:rPr>
          <w:rFonts w:hint="eastAsia"/>
        </w:rPr>
        <w:t>以下討論皆為兩個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4651" type="#_x0000_t75" style="width:139.7pt;height:32.8pt" o:ole="">
            <v:imagedata r:id="rId431" o:title=""/>
          </v:shape>
          <o:OLEObject Type="Embed" ProgID="Equation.DSMT4" ShapeID="_x0000_i14651" DrawAspect="Content" ObjectID="_1621452832" r:id="rId4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0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90"/>
      <w:r>
        <w:fldChar w:fldCharType="end"/>
      </w:r>
    </w:p>
    <w:p w:rsidR="004D6634" w:rsidRPr="004D6634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>
        <w:rPr>
          <w:rFonts w:hint="eastAsia"/>
        </w:rPr>
        <w:t>，不管是座落於哪</w:t>
      </w:r>
      <w:proofErr w:type="gramStart"/>
      <w:r>
        <w:rPr>
          <w:rFonts w:hint="eastAsia"/>
        </w:rPr>
        <w:t>個地震工址</w:t>
      </w:r>
      <w:proofErr w:type="gramEnd"/>
      <w:r>
        <w:rPr>
          <w:rFonts w:hint="eastAsia"/>
        </w:rPr>
        <w:t>，都可以觀察出梁長愈長，最佳化效果愈好的趨勢，並且這個趨勢非常的明顯，梁長每增加三米，最佳化效果就可以增加</w:t>
      </w:r>
      <w:r>
        <w:rPr>
          <w:rFonts w:hint="eastAsia"/>
        </w:rPr>
        <w:t>5%</w:t>
      </w:r>
      <w:r>
        <w:rPr>
          <w:rFonts w:hint="eastAsia"/>
        </w:rPr>
        <w:t>以上。</w:t>
      </w: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，同樣可以觀察出僅有一個狀況不符合，其餘皆符合假設，但是折減的幅度就沒有梁長的影響這麼大。</w:t>
      </w:r>
      <w:r w:rsidR="00620388">
        <w:rPr>
          <w:rFonts w:hint="eastAsia"/>
        </w:rPr>
        <w:t>而不符合原先預期的假設的原因為，位於地震力較大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t>(B50X70)</w:t>
      </w:r>
      <w:r w:rsidR="00620388">
        <w:rPr>
          <w:rFonts w:hint="eastAsia"/>
        </w:rPr>
        <w:t>，相較於位於地震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620388">
        <w:rPr>
          <w:rFonts w:hint="eastAsia"/>
        </w:rPr>
        <w:t>大，所以所使用之鋼筋</w:t>
      </w:r>
      <w:r w:rsidR="00930974">
        <w:rPr>
          <w:rFonts w:hint="eastAsia"/>
        </w:rPr>
        <w:t>反而較少，造成地震力較大之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較於地震力較小</w:t>
      </w:r>
      <w:proofErr w:type="gramStart"/>
      <w:r w:rsidR="00930974">
        <w:rPr>
          <w:rFonts w:hint="eastAsia"/>
        </w:rPr>
        <w:t>之工址</w:t>
      </w:r>
      <w:proofErr w:type="gramEnd"/>
      <w:r w:rsidR="00930974">
        <w:rPr>
          <w:rFonts w:hint="eastAsia"/>
        </w:rPr>
        <w:t>，反而效果較好。</w:t>
      </w:r>
    </w:p>
    <w:p w:rsidR="00C920DA" w:rsidRDefault="00C920DA" w:rsidP="00C920DA">
      <w:pPr>
        <w:pStyle w:val="a9"/>
        <w:keepNext/>
      </w:pPr>
      <w:bookmarkStart w:id="91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bookmarkEnd w:id="91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2535A825" wp14:editId="16804C9D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</w:t>
      </w:r>
      <w:r>
        <w:rPr>
          <w:rFonts w:hint="eastAsia"/>
        </w:rPr>
        <w:lastRenderedPageBreak/>
        <w:t>因為梁長愈長重力愈大，</w:t>
      </w:r>
      <w:r w:rsidR="00932747">
        <w:rPr>
          <w:rFonts w:hint="eastAsia"/>
        </w:rPr>
        <w:t>反而無法進行折減。再來是</w:t>
      </w:r>
      <w:proofErr w:type="gramStart"/>
      <w:r w:rsidR="00932747">
        <w:rPr>
          <w:rFonts w:hint="eastAsia"/>
        </w:rPr>
        <w:t>側向力與</w:t>
      </w:r>
      <w:proofErr w:type="gramEnd"/>
      <w:r w:rsidR="00932747">
        <w:rPr>
          <w:rFonts w:hint="eastAsia"/>
        </w:rPr>
        <w:t>重力之比值，也完全沒有符合，若是拿九米梁長來看，更會發現完全相反的情況。</w:t>
      </w:r>
    </w:p>
    <w:p w:rsidR="00DA0CE4" w:rsidRDefault="00DA0CE4" w:rsidP="00DA0CE4">
      <w:pPr>
        <w:pStyle w:val="a9"/>
        <w:keepNext/>
      </w:pPr>
      <w:bookmarkStart w:id="92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5</w:t>
      </w:r>
      <w:r w:rsidR="009C2BC6">
        <w:fldChar w:fldCharType="end"/>
      </w:r>
      <w:bookmarkEnd w:id="92"/>
      <w:r>
        <w:tab/>
      </w:r>
      <w:r>
        <w:rPr>
          <w:rFonts w:hint="eastAsia"/>
        </w:rPr>
        <w:t>下層鋼筋效益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5307ED37" wp14:editId="72242A13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706F0599" wp14:editId="6E36B198">
            <wp:extent cx="5400040" cy="4050030"/>
            <wp:effectExtent l="0" t="0" r="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lastRenderedPageBreak/>
        <w:drawing>
          <wp:inline distT="0" distB="0" distL="0" distR="0" wp14:anchorId="43480D87" wp14:editId="3E3BD0E1">
            <wp:extent cx="5400040" cy="40500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17C9239A" wp14:editId="1A6798F3">
            <wp:extent cx="5400040" cy="405003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，則可以發現上層鋼筋會控制結果，梁長愈長，</w:t>
      </w:r>
      <w:r>
        <w:rPr>
          <w:rFonts w:hint="eastAsia"/>
        </w:rPr>
        <w:lastRenderedPageBreak/>
        <w:t>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93" w:name="_Ref106372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6</w:t>
      </w:r>
      <w:r w:rsidR="009C2BC6">
        <w:fldChar w:fldCharType="end"/>
      </w:r>
      <w:bookmarkEnd w:id="93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7</w:t>
      </w:r>
      <w:r w:rsidR="009C2BC6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8</w:t>
      </w:r>
      <w:r w:rsidR="009C2BC6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4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9</w:t>
      </w:r>
      <w:r w:rsidR="009C2BC6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都可以減少鋼筋的用量，並且主要減少的鋼筋用量在於梁中央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406AD7">
        <w:rPr>
          <w:rFonts w:hint="eastAsia"/>
        </w:rPr>
        <w:t>減少的用鋼量，對於結構的耐震強度是否有顯著的影響。</w:t>
      </w:r>
    </w:p>
    <w:p w:rsidR="002D291E" w:rsidRDefault="00B67DFA" w:rsidP="005E0781">
      <w:pPr>
        <w:ind w:firstLine="480"/>
        <w:rPr>
          <w:rFonts w:hint="eastAsia"/>
        </w:rPr>
      </w:pPr>
      <w:r>
        <w:rPr>
          <w:rFonts w:hint="eastAsia"/>
        </w:rPr>
        <w:t>五種數值模型</w:t>
      </w:r>
    </w:p>
    <w:p w:rsidR="00406AD7" w:rsidRDefault="002D291E" w:rsidP="005E0781">
      <w:pPr>
        <w:ind w:firstLine="480"/>
        <w:rPr>
          <w:rFonts w:hint="eastAsia"/>
        </w:rPr>
      </w:pPr>
      <w:r>
        <w:rPr>
          <w:rFonts w:hint="eastAsia"/>
        </w:rPr>
        <w:t>首先，本節會先介紹地震歷時資料的選用，再來說明非</w:t>
      </w:r>
      <w:proofErr w:type="gramStart"/>
      <w:r>
        <w:rPr>
          <w:rFonts w:hint="eastAsia"/>
        </w:rPr>
        <w:t>線性塑角的</w:t>
      </w:r>
      <w:proofErr w:type="gramEnd"/>
      <w:r>
        <w:rPr>
          <w:rFonts w:hint="eastAsia"/>
        </w:rPr>
        <w:t>設定，最後是以各種非線性分析方法的驗證。</w:t>
      </w:r>
    </w:p>
    <w:p w:rsidR="005E0781" w:rsidRPr="005E0781" w:rsidRDefault="005E0781" w:rsidP="005E0781">
      <w:pPr>
        <w:ind w:firstLine="480"/>
        <w:rPr>
          <w:rFonts w:hint="eastAsia"/>
        </w:rPr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FA7E83" w:rsidRDefault="00FA7E83" w:rsidP="00FA7E83">
      <w:pPr>
        <w:pStyle w:val="2"/>
      </w:pPr>
      <w:r>
        <w:rPr>
          <w:rFonts w:hint="eastAsia"/>
        </w:rPr>
        <w:t>地震歷時資料</w:t>
      </w:r>
    </w:p>
    <w:p w:rsidR="00FA7E83" w:rsidRPr="00FA7E83" w:rsidRDefault="00FA7E83" w:rsidP="00FA7E83">
      <w:pPr>
        <w:rPr>
          <w:rFonts w:hint="eastAsia"/>
        </w:rPr>
      </w:pP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</w:t>
      </w:r>
      <w:r>
        <w:lastRenderedPageBreak/>
        <w:t>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>
      <w:pPr>
        <w:rPr>
          <w:rFonts w:hint="eastAsia"/>
        </w:rPr>
      </w:pPr>
    </w:p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  <w:rPr>
          <w:rFonts w:hint="eastAsia"/>
        </w:rPr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94" w:name="_Ref10306855"/>
      <w:r w:rsidRPr="004A2215">
        <w:rPr>
          <w:rFonts w:hint="eastAsia"/>
        </w:rPr>
        <w:lastRenderedPageBreak/>
        <w:t>構架設計資訊與梁設計結果</w:t>
      </w:r>
      <w:bookmarkEnd w:id="94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1</w:t>
      </w:r>
      <w:r w:rsidR="006B7A0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6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1</w:t>
      </w:r>
      <w:r w:rsidR="009C2BC6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STYLEREF 1 \s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6</w:t>
      </w:r>
      <w:r w:rsidR="009C2BC6">
        <w:fldChar w:fldCharType="end"/>
      </w:r>
      <w:r w:rsidR="009C2BC6">
        <w:t>.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 xml:space="preserve">SEQ </w:instrText>
      </w:r>
      <w:r w:rsidR="009C2BC6">
        <w:rPr>
          <w:rFonts w:hint="eastAsia"/>
        </w:rPr>
        <w:instrText>表</w:instrText>
      </w:r>
      <w:r w:rsidR="009C2BC6">
        <w:rPr>
          <w:rFonts w:hint="eastAsia"/>
        </w:rPr>
        <w:instrText xml:space="preserve"> \* ARABIC \s 1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noProof/>
        </w:rPr>
        <w:t>2</w:t>
      </w:r>
      <w:r w:rsidR="009C2BC6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2</w:t>
      </w:r>
      <w:r w:rsidR="006B7A0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3</w:t>
      </w:r>
      <w:r w:rsidR="006B7A0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4</w:t>
      </w:r>
      <w:r w:rsidR="006B7A0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5</w:t>
      </w:r>
      <w:r w:rsidR="006B7A0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7</w:t>
      </w:r>
      <w:r w:rsidR="006B7A0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8</w:t>
      </w:r>
      <w:r w:rsidR="006B7A0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STYLEREF 1 \s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6</w:t>
      </w:r>
      <w:r w:rsidR="006B7A07">
        <w:fldChar w:fldCharType="end"/>
      </w:r>
      <w:r w:rsidR="006B7A07">
        <w:t>.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 xml:space="preserve">SEQ </w:instrText>
      </w:r>
      <w:r w:rsidR="006B7A07">
        <w:rPr>
          <w:rFonts w:hint="eastAsia"/>
        </w:rPr>
        <w:instrText>圖</w:instrText>
      </w:r>
      <w:r w:rsidR="006B7A07">
        <w:rPr>
          <w:rFonts w:hint="eastAsia"/>
        </w:rPr>
        <w:instrText xml:space="preserve"> \* ARABIC \s 1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noProof/>
        </w:rPr>
        <w:t>9</w:t>
      </w:r>
      <w:r w:rsidR="006B7A0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F157AC" w:rsidRPr="00F157AC" w:rsidRDefault="00E66CCA" w:rsidP="00F157AC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157AC" w:rsidRPr="00F157AC">
        <w:t xml:space="preserve">ACI. (2005). </w:t>
      </w:r>
      <w:r w:rsidR="00F157AC" w:rsidRPr="00F157AC">
        <w:rPr>
          <w:i/>
        </w:rPr>
        <w:t>Building code requirements for structural concrete (ACI 318-05) and commentary (ACI 318R-05)</w:t>
      </w:r>
      <w:r w:rsidR="00F157AC" w:rsidRPr="00F157AC">
        <w:t>.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ATC. (1996). </w:t>
      </w:r>
      <w:r w:rsidRPr="00F157AC">
        <w:rPr>
          <w:i/>
        </w:rPr>
        <w:t>Seismic evaluation and retrofit of concrete buildings</w:t>
      </w:r>
      <w:r w:rsidRPr="00F157AC">
        <w:t>.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Chomchuen, P., &amp; Boonyapinyo, V. (2017). Incremental dynamic analysis with multi-modes for seismic performance evaluation of RC bridges. </w:t>
      </w:r>
      <w:r w:rsidRPr="00F157AC">
        <w:rPr>
          <w:i/>
        </w:rPr>
        <w:t>Engineering Structures, 132</w:t>
      </w:r>
      <w:r w:rsidRPr="00F157AC">
        <w:t xml:space="preserve">, 29-43. Retrieved from </w:t>
      </w:r>
      <w:hyperlink r:id="rId454" w:history="1">
        <w:r w:rsidRPr="00F157AC">
          <w:rPr>
            <w:rStyle w:val="af4"/>
          </w:rPr>
          <w:t>https://www.sciencedirect.com/science/article/pii/S0141029616312391?via%3Dihub</w:t>
        </w:r>
      </w:hyperlink>
      <w:r w:rsidRPr="00F157AC">
        <w:t>. doi:10.1016/j.engstruct.2016.11.026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Chopra, A. K., &amp; Goel, R. K. (2001). A modal pushover analysis procedure to estimate seismic demands for buildings: theory and preliminary evaluation. </w:t>
      </w:r>
      <w:r w:rsidRPr="00F157AC">
        <w:rPr>
          <w:i/>
        </w:rPr>
        <w:t>PEER 2001/03</w:t>
      </w:r>
      <w:r w:rsidRPr="00F157AC">
        <w:t xml:space="preserve">. 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Chopra, A. K., &amp; Goel, R. K. (2002). A modal pushover analysis procedure for estimating seismic demands for buildings. </w:t>
      </w:r>
      <w:r w:rsidRPr="00F157AC">
        <w:rPr>
          <w:i/>
        </w:rPr>
        <w:t>Earthquake Engineering &amp; Structural Dynamics, 31</w:t>
      </w:r>
      <w:r w:rsidRPr="00F157AC">
        <w:t xml:space="preserve">(3), 561-582. Retrieved from </w:t>
      </w:r>
      <w:hyperlink r:id="rId455" w:history="1">
        <w:r w:rsidRPr="00F157AC">
          <w:rPr>
            <w:rStyle w:val="af4"/>
          </w:rPr>
          <w:t>https://onlinelibrary.wiley.com/doi/abs/10.1002/eqe.144</w:t>
        </w:r>
      </w:hyperlink>
    </w:p>
    <w:p w:rsidR="00F157AC" w:rsidRPr="00F157AC" w:rsidRDefault="00F157AC" w:rsidP="00F157AC">
      <w:pPr>
        <w:pStyle w:val="EndNoteBibliography"/>
        <w:ind w:left="720" w:hanging="720"/>
      </w:pPr>
      <w:hyperlink r:id="rId456" w:history="1">
        <w:r w:rsidRPr="00F157AC">
          <w:rPr>
            <w:rStyle w:val="af4"/>
          </w:rPr>
          <w:t>https://onlinelibrary.wiley.com/doi/pdf/10.1002/eqe.144</w:t>
        </w:r>
      </w:hyperlink>
      <w:r w:rsidRPr="00F157AC">
        <w:t>. doi:10.1002/eqe.144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Chopra, A. K., &amp; Goel, R. K. (2004). A modal pushover analysis procedure to estimate seismic demands for unsymmetric-plan buildings. </w:t>
      </w:r>
      <w:r w:rsidRPr="00F157AC">
        <w:rPr>
          <w:i/>
        </w:rPr>
        <w:t>Earthquake Engineering &amp; Structural Dynamics, 33</w:t>
      </w:r>
      <w:r w:rsidRPr="00F157AC">
        <w:t xml:space="preserve">(8), 903-927. Retrieved from </w:t>
      </w:r>
      <w:hyperlink r:id="rId457" w:history="1">
        <w:r w:rsidRPr="00F157AC">
          <w:rPr>
            <w:rStyle w:val="af4"/>
          </w:rPr>
          <w:t>https://onlinelibrary.wiley.com/doi/pdf/10.1002/eqe.380</w:t>
        </w:r>
      </w:hyperlink>
      <w:r w:rsidRPr="00F157AC">
        <w:t>. doi:10.1002/eqe.380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FEMA. (2009). Quantification of building seismic performance factors. </w:t>
      </w:r>
      <w:r w:rsidRPr="00F157AC">
        <w:rPr>
          <w:i/>
        </w:rPr>
        <w:t>FEMA P695</w:t>
      </w:r>
      <w:r w:rsidRPr="00F157AC">
        <w:t xml:space="preserve">. 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Kunnath, S. K. (2004). Identification of modal combinations for nonlinear static analysis of building structures. </w:t>
      </w:r>
      <w:r w:rsidRPr="00F157AC">
        <w:rPr>
          <w:i/>
        </w:rPr>
        <w:t>Computer‐Aided Civil and Infrastructure Engineering, 19</w:t>
      </w:r>
      <w:r w:rsidRPr="00F157AC">
        <w:t xml:space="preserve">(4), 246-259. 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Mao, J., Zhai, C., &amp; Xie, L. (2008). An improved modal pushover analysis procedure for estimating seismic demands of structures. </w:t>
      </w:r>
      <w:r w:rsidRPr="00F157AC">
        <w:rPr>
          <w:i/>
        </w:rPr>
        <w:t>Earthquake Engineering and Engineering Vibration, 7</w:t>
      </w:r>
      <w:r w:rsidRPr="00F157AC">
        <w:t xml:space="preserve">(1), 25-31. Retrieved from </w:t>
      </w:r>
      <w:hyperlink r:id="rId458" w:history="1">
        <w:r w:rsidRPr="00F157AC">
          <w:rPr>
            <w:rStyle w:val="af4"/>
          </w:rPr>
          <w:t>https://link.springer.com/content/pdf/10.1007%2Fs11803-008-0786-y.pdf</w:t>
        </w:r>
      </w:hyperlink>
      <w:r w:rsidRPr="00F157AC">
        <w:t>. doi:10.1007/s11803-008-0786-y</w:t>
      </w:r>
    </w:p>
    <w:p w:rsidR="00F157AC" w:rsidRPr="00F157AC" w:rsidRDefault="00F157AC" w:rsidP="00F157AC">
      <w:pPr>
        <w:pStyle w:val="EndNoteBibliography"/>
        <w:ind w:left="720" w:hanging="720"/>
      </w:pPr>
      <w:r w:rsidRPr="00F157AC">
        <w:t xml:space="preserve">Vamvatsikos, D., &amp; Cornell, C. A. (2002). Incremental dynamic analysis. </w:t>
      </w:r>
      <w:r w:rsidRPr="00F157AC">
        <w:rPr>
          <w:i/>
        </w:rPr>
        <w:t>Earthquake Engineering &amp; Structural Dynamics, 31</w:t>
      </w:r>
      <w:r w:rsidRPr="00F157AC">
        <w:t xml:space="preserve">(3), 491-514. Retrieved from </w:t>
      </w:r>
      <w:hyperlink r:id="rId459" w:history="1">
        <w:r w:rsidRPr="00F157AC">
          <w:rPr>
            <w:rStyle w:val="af4"/>
          </w:rPr>
          <w:t>https://onlinelibrary.wiley.com/doi/pdf/10.1002/eqe.141</w:t>
        </w:r>
      </w:hyperlink>
      <w:r w:rsidRPr="00F157AC">
        <w:t>. doi:10.1002/eqe.141</w:t>
      </w:r>
    </w:p>
    <w:p w:rsidR="00F157AC" w:rsidRPr="00F157AC" w:rsidRDefault="00F157AC" w:rsidP="00F157AC">
      <w:pPr>
        <w:pStyle w:val="EndNoteBibliography"/>
        <w:ind w:left="720" w:hanging="720"/>
        <w:rPr>
          <w:rFonts w:hint="eastAsia"/>
        </w:rPr>
      </w:pPr>
      <w:r w:rsidRPr="00F157AC">
        <w:rPr>
          <w:rFonts w:hint="eastAsia"/>
        </w:rPr>
        <w:t>內政部</w:t>
      </w:r>
      <w:r w:rsidRPr="00F157AC">
        <w:rPr>
          <w:rFonts w:hint="eastAsia"/>
        </w:rPr>
        <w:t xml:space="preserve">. (2011). </w:t>
      </w:r>
      <w:r w:rsidRPr="00F157AC">
        <w:rPr>
          <w:rFonts w:hint="eastAsia"/>
          <w:i/>
        </w:rPr>
        <w:t>建築物耐震設計規範及解說</w:t>
      </w:r>
      <w:r w:rsidRPr="00F157AC">
        <w:rPr>
          <w:rFonts w:hint="eastAsia"/>
        </w:rPr>
        <w:t xml:space="preserve">. </w:t>
      </w:r>
    </w:p>
    <w:p w:rsidR="00F157AC" w:rsidRPr="00F157AC" w:rsidRDefault="00F157AC" w:rsidP="00F157AC">
      <w:pPr>
        <w:pStyle w:val="EndNoteBibliography"/>
        <w:ind w:left="720" w:hanging="720"/>
        <w:rPr>
          <w:rFonts w:hint="eastAsia"/>
        </w:rPr>
      </w:pPr>
      <w:r w:rsidRPr="00F157AC">
        <w:rPr>
          <w:rFonts w:hint="eastAsia"/>
        </w:rPr>
        <w:t>內政部</w:t>
      </w:r>
      <w:r w:rsidRPr="00F157AC">
        <w:rPr>
          <w:rFonts w:hint="eastAsia"/>
        </w:rPr>
        <w:t xml:space="preserve">. (2019). </w:t>
      </w:r>
      <w:r w:rsidRPr="00F157AC">
        <w:rPr>
          <w:rFonts w:hint="eastAsia"/>
          <w:i/>
        </w:rPr>
        <w:t>混凝土結構設計規範</w:t>
      </w:r>
      <w:r w:rsidRPr="00F157AC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0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869" w:rsidRDefault="00B73869" w:rsidP="00C06BA3">
      <w:pPr>
        <w:spacing w:line="240" w:lineRule="auto"/>
      </w:pPr>
      <w:r>
        <w:separator/>
      </w:r>
    </w:p>
  </w:endnote>
  <w:endnote w:type="continuationSeparator" w:id="0">
    <w:p w:rsidR="00B73869" w:rsidRDefault="00B73869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BF6E94" w:rsidRDefault="00BF6E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57F4" w:rsidRPr="007957F4">
          <w:rPr>
            <w:noProof/>
            <w:lang w:val="zh-TW"/>
          </w:rPr>
          <w:t>36</w:t>
        </w:r>
        <w:r>
          <w:fldChar w:fldCharType="end"/>
        </w:r>
      </w:p>
    </w:sdtContent>
  </w:sdt>
  <w:p w:rsidR="00BF6E94" w:rsidRDefault="00BF6E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869" w:rsidRDefault="00B73869" w:rsidP="00C06BA3">
      <w:pPr>
        <w:spacing w:line="240" w:lineRule="auto"/>
      </w:pPr>
      <w:r>
        <w:separator/>
      </w:r>
    </w:p>
  </w:footnote>
  <w:footnote w:type="continuationSeparator" w:id="0">
    <w:p w:rsidR="00B73869" w:rsidRDefault="00B73869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kyran">
    <w15:presenceInfo w15:providerId="None" w15:userId="skyr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/record-ids&gt;&lt;/item&gt;&lt;/Libraries&gt;"/>
  </w:docVars>
  <w:rsids>
    <w:rsidRoot w:val="008E2DA7"/>
    <w:rsid w:val="00005914"/>
    <w:rsid w:val="00006B97"/>
    <w:rsid w:val="0001143F"/>
    <w:rsid w:val="0001289D"/>
    <w:rsid w:val="000144A2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1F0FC4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710D7"/>
    <w:rsid w:val="00271629"/>
    <w:rsid w:val="0027733B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781"/>
    <w:rsid w:val="005E277E"/>
    <w:rsid w:val="005E2DCD"/>
    <w:rsid w:val="005E43BF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392C"/>
    <w:rsid w:val="007B4BB3"/>
    <w:rsid w:val="007C34D5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E4108"/>
    <w:rsid w:val="009F331E"/>
    <w:rsid w:val="00A00B93"/>
    <w:rsid w:val="00A00C2C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32FAE"/>
    <w:rsid w:val="00D33EC6"/>
    <w:rsid w:val="00D3549F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ADF0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3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image" Target="media/image201.emf"/><Relationship Id="rId248" Type="http://schemas.openxmlformats.org/officeDocument/2006/relationships/image" Target="media/image114.wmf"/><Relationship Id="rId455" Type="http://schemas.openxmlformats.org/officeDocument/2006/relationships/hyperlink" Target="https://onlinelibrary.wiley.com/doi/abs/10.1002/eqe.144" TargetMode="External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png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5.png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3.wmf"/><Relationship Id="rId457" Type="http://schemas.openxmlformats.org/officeDocument/2006/relationships/hyperlink" Target="https://onlinelibrary.wiley.com/doi/pdf/10.1002/eqe.380" TargetMode="External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6.png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7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hyperlink" Target="https://onlinelibrary.wiley.com/doi/pdf/10.1002/eqe.141" TargetMode="External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image" Target="media/image210.wmf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8.emf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9.png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fontTable" Target="fontTable.xm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oleObject" Target="embeddings/oleObject213.bin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20.emf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22" Type="http://schemas.openxmlformats.org/officeDocument/2006/relationships/image" Target="media/image150.wmf"/><Relationship Id="rId343" Type="http://schemas.openxmlformats.org/officeDocument/2006/relationships/image" Target="media/image161.wmf"/><Relationship Id="rId364" Type="http://schemas.openxmlformats.org/officeDocument/2006/relationships/oleObject" Target="embeddings/oleObject184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image" Target="media/image211.wmf"/><Relationship Id="rId452" Type="http://schemas.openxmlformats.org/officeDocument/2006/relationships/image" Target="media/image231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1.emf"/><Relationship Id="rId463" Type="http://schemas.openxmlformats.org/officeDocument/2006/relationships/theme" Target="theme/theme1.xm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oleObject" Target="embeddings/oleObject205.bin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2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2.png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image" Target="media/image200.png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hyperlink" Target="https://www.sciencedirect.com/science/article/pii/S0141029616312391?via%3Dihub" TargetMode="External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4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2.emf"/><Relationship Id="rId456" Type="http://schemas.openxmlformats.org/officeDocument/2006/relationships/hyperlink" Target="https://onlinelibrary.wiley.com/doi/pdf/10.1002/eqe.144" TargetMode="External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image" Target="media/image215.png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6.png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oleObject" Target="embeddings/oleObject206.bin"/><Relationship Id="rId220" Type="http://schemas.openxmlformats.org/officeDocument/2006/relationships/oleObject" Target="embeddings/oleObject113.bin"/><Relationship Id="rId458" Type="http://schemas.openxmlformats.org/officeDocument/2006/relationships/hyperlink" Target="https://link.springer.com/content/pdf/10.1007%2Fs11803-008-0786-y.pdf" TargetMode="External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e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7.emf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8.png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footer" Target="footer1.xm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oleObject" Target="embeddings/oleObject212.bin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9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30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17F22-9284-4F2F-B57C-E777988DC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8851</TotalTime>
  <Pages>58</Pages>
  <Words>8116</Words>
  <Characters>46267</Characters>
  <Application>Microsoft Office Word</Application>
  <DocSecurity>0</DocSecurity>
  <Lines>385</Lines>
  <Paragraphs>108</Paragraphs>
  <ScaleCrop>false</ScaleCrop>
  <Company/>
  <LinksUpToDate>false</LinksUpToDate>
  <CharactersWithSpaces>54275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116</cp:revision>
  <dcterms:created xsi:type="dcterms:W3CDTF">2019-05-03T13:37:00Z</dcterms:created>
  <dcterms:modified xsi:type="dcterms:W3CDTF">2019-06-07T14:31:00Z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